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A453B" w14:textId="13731EE8" w:rsidR="003B1690" w:rsidRPr="003B1690" w:rsidRDefault="003B1690" w:rsidP="00596BB9">
      <w:pPr>
        <w:pStyle w:val="Heading1"/>
        <w:rPr>
          <w:rStyle w:val="TitleChar"/>
          <w:rFonts w:ascii="Times New Roman" w:eastAsia="Times New Roman" w:hAnsi="Times New Roman" w:cs="Times New Roman"/>
          <w:i/>
          <w:sz w:val="40"/>
          <w:szCs w:val="40"/>
        </w:rPr>
      </w:pPr>
      <w:r w:rsidRPr="003B1690">
        <w:rPr>
          <w:rStyle w:val="ui-provider"/>
          <w:sz w:val="40"/>
          <w:szCs w:val="40"/>
        </w:rPr>
        <w:t>Image-Based Classification for Recycling Objects</w:t>
      </w:r>
      <w:r w:rsidR="00DD4655">
        <w:rPr>
          <w:rStyle w:val="ui-provider"/>
          <w:sz w:val="40"/>
          <w:szCs w:val="40"/>
        </w:rPr>
        <w:br/>
      </w:r>
      <w:r w:rsidR="00A90D62">
        <w:br/>
      </w:r>
      <w:r w:rsidR="00C74849" w:rsidRPr="00226E2D">
        <w:rPr>
          <w:rFonts w:eastAsiaTheme="majorEastAsia"/>
          <w:b w:val="0"/>
          <w:i/>
          <w:kern w:val="2"/>
          <w:sz w:val="22"/>
          <w:szCs w:val="22"/>
          <w:lang w:val="en-IN" w:eastAsia="en-US"/>
          <w14:ligatures w14:val="standardContextual"/>
        </w:rPr>
        <w:t>Arzitha Rachakonda, Alejandro Rodrigue</w:t>
      </w:r>
      <w:r w:rsidR="000814C7" w:rsidRPr="00226E2D">
        <w:rPr>
          <w:rFonts w:eastAsiaTheme="majorEastAsia"/>
          <w:b w:val="0"/>
          <w:i/>
          <w:kern w:val="2"/>
          <w:sz w:val="22"/>
          <w:szCs w:val="22"/>
          <w:lang w:val="en-IN" w:eastAsia="en-US"/>
          <w14:ligatures w14:val="standardContextual"/>
        </w:rPr>
        <w:t>z</w:t>
      </w:r>
      <w:r w:rsidR="0073040C" w:rsidRPr="00226E2D">
        <w:rPr>
          <w:rFonts w:eastAsiaTheme="majorEastAsia"/>
          <w:b w:val="0"/>
          <w:i/>
          <w:kern w:val="2"/>
          <w:sz w:val="22"/>
          <w:szCs w:val="22"/>
          <w:lang w:val="en-IN" w:eastAsia="en-US"/>
          <w14:ligatures w14:val="standardContextual"/>
        </w:rPr>
        <w:t xml:space="preserve"> Orama, Dhyey Shaileshkumar Patel, Nelson Nwachia</w:t>
      </w:r>
    </w:p>
    <w:p w14:paraId="1CA5EFF9" w14:textId="782B4FC3" w:rsidR="005B201C" w:rsidRPr="00B92C98" w:rsidRDefault="00AC75C7" w:rsidP="00596BB9">
      <w:pPr>
        <w:spacing w:line="240" w:lineRule="auto"/>
        <w:ind w:left="360"/>
        <w:jc w:val="center"/>
        <w:rPr>
          <w:rFonts w:ascii="Times New Roman" w:hAnsi="Times New Roman" w:cs="Times New Roman"/>
        </w:rPr>
      </w:pPr>
      <w:r>
        <w:br/>
      </w:r>
      <w:r w:rsidR="00707228" w:rsidRPr="00B62E30">
        <w:rPr>
          <w:rFonts w:ascii="Times New Roman" w:eastAsia="Times New Roman" w:hAnsi="Times New Roman" w:cs="Times New Roman"/>
        </w:rPr>
        <w:t xml:space="preserve">July </w:t>
      </w:r>
      <w:r w:rsidR="00FF3975" w:rsidRPr="00B62E30">
        <w:rPr>
          <w:rFonts w:ascii="Times New Roman" w:eastAsia="Times New Roman" w:hAnsi="Times New Roman" w:cs="Times New Roman"/>
        </w:rPr>
        <w:t>20th, 2023</w:t>
      </w:r>
    </w:p>
    <w:p w14:paraId="3BFC044E" w14:textId="11D0138F" w:rsidR="005B201C" w:rsidRPr="003C08C0" w:rsidRDefault="005B201C" w:rsidP="003B1690">
      <w:pPr>
        <w:ind w:left="360"/>
        <w:jc w:val="center"/>
        <w:rPr>
          <w:rFonts w:ascii="Times New Roman" w:eastAsia="Times New Roman" w:hAnsi="Times New Roman" w:cs="Times New Roman"/>
          <w:color w:val="000000" w:themeColor="text1"/>
          <w:lang w:val="en-US"/>
        </w:rPr>
      </w:pPr>
    </w:p>
    <w:p w14:paraId="6B4F8CB2" w14:textId="57E00F05" w:rsidR="2DFF49E5" w:rsidRPr="00E76180" w:rsidRDefault="0834C612" w:rsidP="71CDDFFA">
      <w:pPr>
        <w:rPr>
          <w:rFonts w:ascii="Times New Roman" w:eastAsiaTheme="minorEastAsia" w:hAnsi="Times New Roman" w:cs="Times New Roman"/>
          <w:b/>
          <w:bCs/>
          <w:kern w:val="36"/>
          <w:sz w:val="48"/>
          <w:szCs w:val="48"/>
          <w:lang w:val="en-US" w:eastAsia="en-CA"/>
          <w14:ligatures w14:val="none"/>
        </w:rPr>
      </w:pPr>
      <w:r w:rsidRPr="71CDDFFA">
        <w:rPr>
          <w:rStyle w:val="Heading1Char"/>
          <w:rFonts w:eastAsiaTheme="minorEastAsia"/>
          <w:lang w:val="en-US"/>
        </w:rPr>
        <w:t>Abstract</w:t>
      </w:r>
      <w:r w:rsidR="00E76180">
        <w:rPr>
          <w:rStyle w:val="Heading1Char"/>
          <w:rFonts w:eastAsiaTheme="minorEastAsia"/>
          <w:lang w:val="en-US"/>
        </w:rPr>
        <w:br/>
      </w:r>
    </w:p>
    <w:p w14:paraId="000688E4" w14:textId="77777777" w:rsidR="00E76180" w:rsidRPr="00E76180" w:rsidRDefault="00E76180" w:rsidP="00E76180">
      <w:pPr>
        <w:rPr>
          <w:rFonts w:ascii="Times New Roman" w:eastAsia="Times New Roman" w:hAnsi="Times New Roman" w:cs="Times New Roman"/>
        </w:rPr>
      </w:pPr>
      <w:r w:rsidRPr="00E76180">
        <w:rPr>
          <w:rFonts w:ascii="Times New Roman" w:eastAsia="Times New Roman" w:hAnsi="Times New Roman" w:cs="Times New Roman"/>
        </w:rPr>
        <w:t>This research focuses on developing an image-based classification system for recycling objects, targeting four key items: cardboard, tin, glass, and plastic bottles. Leveraging Convolutional Neural Networks (CNNs), our aim is to enhance waste sorting accuracy and efficiency through automated object classification. Unlike conventional methods, our approach classifies one item at a time, ensuring greater precision while simplifying the process.</w:t>
      </w:r>
    </w:p>
    <w:p w14:paraId="15BE507F" w14:textId="77777777" w:rsidR="00E76180" w:rsidRPr="00E76180" w:rsidRDefault="00E76180" w:rsidP="00E76180">
      <w:pPr>
        <w:rPr>
          <w:rFonts w:ascii="Times New Roman" w:eastAsia="Times New Roman" w:hAnsi="Times New Roman" w:cs="Times New Roman"/>
        </w:rPr>
      </w:pPr>
    </w:p>
    <w:p w14:paraId="43A09C2C" w14:textId="1A755220" w:rsidR="00AC75C7" w:rsidRPr="00AC75C7" w:rsidRDefault="00E76180" w:rsidP="00E11596">
      <w:pPr>
        <w:rPr>
          <w:rFonts w:ascii="Times New Roman" w:eastAsia="Times New Roman" w:hAnsi="Times New Roman" w:cs="Times New Roman"/>
          <w:lang w:val="en-US"/>
        </w:rPr>
      </w:pPr>
      <w:r w:rsidRPr="00E76180">
        <w:rPr>
          <w:rFonts w:ascii="Times New Roman" w:eastAsia="Times New Roman" w:hAnsi="Times New Roman" w:cs="Times New Roman"/>
        </w:rPr>
        <w:t>The motivation behind this study lies in the escalating waste diversion rate and increasing unsolved recycle requests in Windsor, Ontario. With a waste diversion rate of approximately 32 percent as of 2021, there is a pressing need to improve recycling efforts. By automating the classification process, we envision contributing to Windsor's recycling rate enhancement and fostering a more sustainable and eco-friendly community. Through this report, we aim to shed light on the challenges faced by Windsor and offer a practical solution to streamline waste management. Embracing technology, we strive to create a greener future, where recycling practices play a pivotal role in mitigating environmental impact.</w:t>
      </w:r>
      <w:r>
        <w:rPr>
          <w:rFonts w:ascii="Times New Roman" w:eastAsia="Times New Roman" w:hAnsi="Times New Roman" w:cs="Times New Roman"/>
        </w:rPr>
        <w:br/>
      </w:r>
      <w:r>
        <w:rPr>
          <w:rFonts w:ascii="Times New Roman" w:eastAsia="Times New Roman" w:hAnsi="Times New Roman" w:cs="Times New Roman"/>
        </w:rPr>
        <w:br/>
      </w:r>
    </w:p>
    <w:p w14:paraId="16FC6111" w14:textId="17A8BA8B" w:rsidR="00043536" w:rsidRPr="00043536" w:rsidRDefault="0834C612" w:rsidP="00043536">
      <w:pPr>
        <w:rPr>
          <w:rFonts w:ascii="Times New Roman" w:eastAsia="Times New Roman" w:hAnsi="Times New Roman" w:cs="Times New Roman"/>
        </w:rPr>
      </w:pPr>
      <w:r w:rsidRPr="13AA0A70">
        <w:rPr>
          <w:rStyle w:val="Heading1Char"/>
          <w:rFonts w:eastAsiaTheme="minorEastAsia"/>
          <w:lang w:val="en-US"/>
        </w:rPr>
        <w:t>Introduction</w:t>
      </w:r>
      <w:r>
        <w:br/>
      </w:r>
    </w:p>
    <w:p w14:paraId="6B248ABC" w14:textId="77777777" w:rsidR="00043536" w:rsidRPr="00043536" w:rsidRDefault="00043536" w:rsidP="00043536">
      <w:pPr>
        <w:rPr>
          <w:rFonts w:ascii="Times New Roman" w:eastAsia="Times New Roman" w:hAnsi="Times New Roman" w:cs="Times New Roman"/>
        </w:rPr>
      </w:pPr>
      <w:r w:rsidRPr="00043536">
        <w:rPr>
          <w:rFonts w:ascii="Times New Roman" w:eastAsia="Times New Roman" w:hAnsi="Times New Roman" w:cs="Times New Roman"/>
        </w:rPr>
        <w:t>Recycling plays a crucial role in promoting sustainable waste management practices and mitigating environmental issues. However, with escalating recycling challenges, the need for efficient solutions has become evident. The city of Windsor faces a pressing concern regarding the increasing number of unsolved recycling requests, resulting in a surge in waste collection demands annually. To address this issue, our research aims to develop an image-based classification system for recycling objects, with a specific focus on four key items: cardboard, tin, glass, and plastic bottles. Utilizing Convolutional Neural Networks (CNNs), our primary objective is to enhance waste sorting accuracy and efficiency through automated object classification.</w:t>
      </w:r>
    </w:p>
    <w:p w14:paraId="73EB4C06" w14:textId="77777777" w:rsidR="00043536" w:rsidRPr="00043536" w:rsidRDefault="00043536" w:rsidP="00043536">
      <w:pPr>
        <w:rPr>
          <w:rFonts w:ascii="Times New Roman" w:eastAsia="Times New Roman" w:hAnsi="Times New Roman" w:cs="Times New Roman"/>
        </w:rPr>
      </w:pPr>
    </w:p>
    <w:p w14:paraId="24D07A97" w14:textId="77777777" w:rsidR="00043536" w:rsidRPr="00043536" w:rsidRDefault="00043536" w:rsidP="00043536">
      <w:pPr>
        <w:rPr>
          <w:rFonts w:ascii="Times New Roman" w:eastAsia="Times New Roman" w:hAnsi="Times New Roman" w:cs="Times New Roman"/>
        </w:rPr>
      </w:pPr>
      <w:r w:rsidRPr="00043536">
        <w:rPr>
          <w:rFonts w:ascii="Times New Roman" w:eastAsia="Times New Roman" w:hAnsi="Times New Roman" w:cs="Times New Roman"/>
        </w:rPr>
        <w:t xml:space="preserve">Unlike traditional approaches that handle multiple items simultaneously, our methodology concentrates on classifying one object at a time, ensuring greater </w:t>
      </w:r>
      <w:proofErr w:type="gramStart"/>
      <w:r w:rsidRPr="00043536">
        <w:rPr>
          <w:rFonts w:ascii="Times New Roman" w:eastAsia="Times New Roman" w:hAnsi="Times New Roman" w:cs="Times New Roman"/>
        </w:rPr>
        <w:t>precision</w:t>
      </w:r>
      <w:proofErr w:type="gramEnd"/>
      <w:r w:rsidRPr="00043536">
        <w:rPr>
          <w:rFonts w:ascii="Times New Roman" w:eastAsia="Times New Roman" w:hAnsi="Times New Roman" w:cs="Times New Roman"/>
        </w:rPr>
        <w:t xml:space="preserve"> and simplifying the classification process. The motivation behind this research arises from the growing waste diversion rate and the urgency to improve recycling efforts. By automating the classification process and focusing on the specified items, we envision contributing significantly to Windsor's recycling rate enhancement and fostering a more sustainable, eco-friendly community.</w:t>
      </w:r>
    </w:p>
    <w:p w14:paraId="6CFBC8CC" w14:textId="77777777" w:rsidR="00043536" w:rsidRPr="00043536" w:rsidRDefault="00043536" w:rsidP="00043536">
      <w:pPr>
        <w:rPr>
          <w:rFonts w:ascii="Times New Roman" w:eastAsia="Times New Roman" w:hAnsi="Times New Roman" w:cs="Times New Roman"/>
        </w:rPr>
      </w:pPr>
    </w:p>
    <w:p w14:paraId="12532110" w14:textId="77777777" w:rsidR="00043536" w:rsidRPr="00043536" w:rsidRDefault="00043536" w:rsidP="00043536">
      <w:pPr>
        <w:rPr>
          <w:rFonts w:ascii="Times New Roman" w:eastAsia="Times New Roman" w:hAnsi="Times New Roman" w:cs="Times New Roman"/>
        </w:rPr>
      </w:pPr>
      <w:r w:rsidRPr="00043536">
        <w:rPr>
          <w:rFonts w:ascii="Times New Roman" w:eastAsia="Times New Roman" w:hAnsi="Times New Roman" w:cs="Times New Roman"/>
        </w:rPr>
        <w:t>Through this paper, we aim to shed light on the challenges faced by Windsor and provide a practical and innovative solution to enhance waste management efficiency. Embracing technological advancements, we aspire to pave the way for a greener future, where recycling practices play a pivotal role in mitigating environmental impact and promoting long-term sustainability.</w:t>
      </w:r>
    </w:p>
    <w:p w14:paraId="1A282C78" w14:textId="77777777" w:rsidR="00043536" w:rsidRPr="00043536" w:rsidRDefault="00043536" w:rsidP="00043536">
      <w:pPr>
        <w:rPr>
          <w:rFonts w:ascii="Times New Roman" w:eastAsia="Times New Roman" w:hAnsi="Times New Roman" w:cs="Times New Roman"/>
        </w:rPr>
      </w:pPr>
    </w:p>
    <w:p w14:paraId="2FD13862" w14:textId="736CD491" w:rsidR="00436D08" w:rsidRPr="77FFE544" w:rsidRDefault="00043536" w:rsidP="00436D08">
      <w:pPr>
        <w:rPr>
          <w:rFonts w:ascii="Times New Roman" w:eastAsia="Times New Roman" w:hAnsi="Times New Roman" w:cs="Times New Roman"/>
        </w:rPr>
      </w:pPr>
      <w:r w:rsidRPr="00043536">
        <w:rPr>
          <w:rFonts w:ascii="Times New Roman" w:eastAsia="Times New Roman" w:hAnsi="Times New Roman" w:cs="Times New Roman"/>
        </w:rPr>
        <w:t>Keywords: Recycling, Waste Management, Image-Based Classification, Convolutional Neural Networks (CNNs), Waste Sorting, Sustainability, Environment, Windsor.</w:t>
      </w:r>
      <w:r>
        <w:rPr>
          <w:rFonts w:ascii="Times New Roman" w:eastAsia="Times New Roman" w:hAnsi="Times New Roman" w:cs="Times New Roman"/>
        </w:rPr>
        <w:br/>
      </w:r>
    </w:p>
    <w:p w14:paraId="47F68495" w14:textId="65F01E58" w:rsidR="00AC75C7" w:rsidRPr="00796BC4" w:rsidRDefault="00AC75C7" w:rsidP="54BD767D">
      <w:pPr>
        <w:pStyle w:val="Heading1"/>
      </w:pPr>
      <w:r w:rsidRPr="1FA30675">
        <w:rPr>
          <w:lang w:val="en-US"/>
        </w:rPr>
        <w:t>Data</w:t>
      </w:r>
    </w:p>
    <w:p w14:paraId="312B7A32" w14:textId="77777777" w:rsidR="00796BC4" w:rsidRDefault="00796BC4" w:rsidP="00796BC4">
      <w:pPr>
        <w:rPr>
          <w:rFonts w:ascii="Times New Roman" w:eastAsia="Times New Roman" w:hAnsi="Times New Roman" w:cs="Times New Roman"/>
        </w:rPr>
      </w:pPr>
      <w:r w:rsidRPr="77FFE544">
        <w:rPr>
          <w:rFonts w:ascii="Times New Roman" w:eastAsia="Times New Roman" w:hAnsi="Times New Roman" w:cs="Times New Roman"/>
        </w:rPr>
        <w:t>The data utilized for this study has been obtained from three distinct sources. Firstly, we accessed the Kaggle database [ref], which contains a wide range of images that have been categorized into four main groups: glass bottles, plastic bottles, cardboard, and cans. Secondly, we obtained additional recyclable images [ref] by scraping various online platforms. These images were carefully curated and categorized into the same four groups: glass bottles, plastic bottles, cardboard, and cans. Lastly, we incorporated images from the Drinking waste classification dataset (</w:t>
      </w:r>
      <w:r w:rsidRPr="77FFE544">
        <w:rPr>
          <w:rFonts w:ascii="Times New Roman" w:eastAsia="Times New Roman" w:hAnsi="Times New Roman" w:cs="Times New Roman"/>
          <w:color w:val="FF0000"/>
        </w:rPr>
        <w:t>google</w:t>
      </w:r>
      <w:r w:rsidRPr="77FFE544">
        <w:rPr>
          <w:rFonts w:ascii="Times New Roman" w:eastAsia="Times New Roman" w:hAnsi="Times New Roman" w:cs="Times New Roman"/>
        </w:rPr>
        <w:t>)[ref], which specifically focuses on two types of drinking waste: glass and aluminium cans. These images are classified into two categories based on their resolution. The first category consists of high-resolution images taken against a white background, ensuring minimal interference from other objects. The second category includes low-resolution images with varying levels of noise caused by interfering objects.</w:t>
      </w:r>
    </w:p>
    <w:p w14:paraId="6EB5E7E7" w14:textId="701DB44E" w:rsidR="002973C6" w:rsidRDefault="00796BC4" w:rsidP="002973C6">
      <w:pPr>
        <w:pStyle w:val="NormalWeb"/>
      </w:pPr>
      <w:commentRangeStart w:id="0"/>
      <w:commentRangeStart w:id="1"/>
      <w:r w:rsidRPr="77FFE544">
        <w:t xml:space="preserve">To provide a comprehensive overview of the dataset, we have compiled a </w:t>
      </w:r>
      <w:r w:rsidR="1FAE743D">
        <w:t>chart</w:t>
      </w:r>
      <w:r w:rsidRPr="77FFE544">
        <w:t xml:space="preserve"> that illustrates the division of the data into four distinct classes: glass bottles, plastic bottles, cardboard, and cans</w:t>
      </w:r>
      <w:commentRangeEnd w:id="0"/>
      <w:r>
        <w:rPr>
          <w:rStyle w:val="CommentReference"/>
        </w:rPr>
        <w:commentReference w:id="0"/>
      </w:r>
      <w:commentRangeEnd w:id="1"/>
      <w:r>
        <w:rPr>
          <w:rStyle w:val="CommentReference"/>
        </w:rPr>
        <w:commentReference w:id="1"/>
      </w:r>
      <w:r w:rsidRPr="77FFE544">
        <w:t xml:space="preserve">. </w:t>
      </w:r>
      <w:commentRangeStart w:id="2"/>
      <w:r w:rsidRPr="77FFE544">
        <w:t>Furthermore, we aim to classify these categories into biodegradable and non-biodegradable subsets and determine the corresponding ratios. This additional analysis will enhance our understanding of the composition and environmental impact of the dataset.</w:t>
      </w:r>
      <w:commentRangeEnd w:id="2"/>
      <w:r>
        <w:rPr>
          <w:rStyle w:val="CommentReference"/>
        </w:rPr>
        <w:commentReference w:id="2"/>
      </w:r>
      <w:r w:rsidR="002973C6">
        <w:br/>
      </w:r>
    </w:p>
    <w:p w14:paraId="4D412B08" w14:textId="2EDFA7C1" w:rsidR="002973C6" w:rsidRDefault="4C06E700" w:rsidP="002973C6">
      <w:pPr>
        <w:pStyle w:val="NormalWeb"/>
      </w:pPr>
      <w:r>
        <w:rPr>
          <w:noProof/>
        </w:rPr>
        <w:drawing>
          <wp:inline distT="0" distB="0" distL="0" distR="0" wp14:anchorId="059769DC" wp14:editId="2AA40E30">
            <wp:extent cx="4572000" cy="3257550"/>
            <wp:effectExtent l="0" t="0" r="0" b="0"/>
            <wp:docPr id="1351007507" name="Picture 135100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r w:rsidR="00796BC4">
        <w:tab/>
      </w:r>
    </w:p>
    <w:p w14:paraId="7286FE03" w14:textId="745A75F5" w:rsidR="002973C6" w:rsidRDefault="002973C6" w:rsidP="002973C6">
      <w:pPr>
        <w:pStyle w:val="NormalWeb"/>
      </w:pPr>
    </w:p>
    <w:p w14:paraId="209B2029" w14:textId="467E589D" w:rsidR="002973C6" w:rsidRDefault="002973C6" w:rsidP="002973C6">
      <w:pPr>
        <w:pStyle w:val="NormalWeb"/>
      </w:pPr>
      <w:r>
        <w:br/>
      </w:r>
      <w:r w:rsidRPr="003C08C0">
        <w:rPr>
          <w:b/>
          <w:bCs/>
          <w:lang w:val="en-US"/>
        </w:rPr>
        <w:t>Figure 0.1</w:t>
      </w:r>
      <w:r>
        <w:br/>
      </w:r>
      <w:r>
        <w:br/>
        <w:t xml:space="preserve">Windsor City’s Unsolved Requests data from 2016-2022, </w:t>
      </w:r>
    </w:p>
    <w:p w14:paraId="7A2D8C99" w14:textId="77777777" w:rsidR="002973C6" w:rsidRDefault="002973C6" w:rsidP="002973C6">
      <w:pPr>
        <w:rPr>
          <w:rFonts w:ascii="Times New Roman" w:eastAsia="Times New Roman" w:hAnsi="Times New Roman" w:cs="Times New Roman"/>
        </w:rPr>
      </w:pPr>
      <w:commentRangeStart w:id="3"/>
      <w:r>
        <w:rPr>
          <w:noProof/>
        </w:rPr>
        <w:drawing>
          <wp:inline distT="0" distB="0" distL="0" distR="0" wp14:anchorId="4D8AE0F1" wp14:editId="63E46433">
            <wp:extent cx="6017132" cy="3138562"/>
            <wp:effectExtent l="0" t="0" r="2540" b="1270"/>
            <wp:docPr id="1905294158" name="Picture 190529415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294158"/>
                    <pic:cNvPicPr/>
                  </pic:nvPicPr>
                  <pic:blipFill>
                    <a:blip r:embed="rId13">
                      <a:extLst>
                        <a:ext uri="{28A0092B-C50C-407E-A947-70E740481C1C}">
                          <a14:useLocalDpi xmlns:a14="http://schemas.microsoft.com/office/drawing/2010/main" val="0"/>
                        </a:ext>
                      </a:extLst>
                    </a:blip>
                    <a:stretch>
                      <a:fillRect/>
                    </a:stretch>
                  </pic:blipFill>
                  <pic:spPr>
                    <a:xfrm>
                      <a:off x="0" y="0"/>
                      <a:ext cx="6017132" cy="3138562"/>
                    </a:xfrm>
                    <a:prstGeom prst="rect">
                      <a:avLst/>
                    </a:prstGeom>
                  </pic:spPr>
                </pic:pic>
              </a:graphicData>
            </a:graphic>
          </wp:inline>
        </w:drawing>
      </w:r>
      <w:commentRangeEnd w:id="3"/>
      <w:r>
        <w:rPr>
          <w:rStyle w:val="CommentReference"/>
        </w:rPr>
        <w:commentReference w:id="3"/>
      </w:r>
    </w:p>
    <w:p w14:paraId="6BFBAD5F" w14:textId="1EFD6E3D" w:rsidR="00796BC4" w:rsidRDefault="002973C6" w:rsidP="002973C6">
      <w:pPr>
        <w:rPr>
          <w:rFonts w:ascii="Times New Roman" w:eastAsia="Times New Roman" w:hAnsi="Times New Roman" w:cs="Times New Roman"/>
        </w:rPr>
      </w:pPr>
      <w:r>
        <w:rPr>
          <w:rFonts w:ascii="Times New Roman" w:eastAsia="Times New Roman" w:hAnsi="Times New Roman" w:cs="Times New Roman"/>
          <w:color w:val="000000"/>
          <w:kern w:val="0"/>
          <w:sz w:val="21"/>
          <w:szCs w:val="21"/>
          <w:lang w:val="en-CA" w:eastAsia="en-CA"/>
          <w14:ligatures w14:val="none"/>
        </w:rPr>
        <w:t>Source:</w:t>
      </w:r>
      <w:r w:rsidR="00796BC4">
        <w:rPr>
          <w:rFonts w:ascii="Times New Roman" w:eastAsia="Times New Roman" w:hAnsi="Times New Roman" w:cs="Times New Roman"/>
        </w:rPr>
        <w:br/>
      </w:r>
      <w:r w:rsidR="00796BC4">
        <w:rPr>
          <w:rFonts w:ascii="Times New Roman" w:eastAsia="Times New Roman" w:hAnsi="Times New Roman" w:cs="Times New Roman"/>
        </w:rPr>
        <w:br/>
      </w:r>
      <w:r w:rsidR="00796BC4" w:rsidRPr="77FFE544">
        <w:rPr>
          <w:rFonts w:ascii="Times New Roman" w:eastAsia="Times New Roman" w:hAnsi="Times New Roman" w:cs="Times New Roman"/>
        </w:rPr>
        <w:t xml:space="preserve">The data for this project was collected from various databases on </w:t>
      </w:r>
      <w:proofErr w:type="gramStart"/>
      <w:r w:rsidR="00117C14" w:rsidRPr="77FFE544">
        <w:rPr>
          <w:rFonts w:ascii="Times New Roman" w:eastAsia="Times New Roman" w:hAnsi="Times New Roman" w:cs="Times New Roman"/>
        </w:rPr>
        <w:t>Kaggle</w:t>
      </w:r>
      <w:r w:rsidR="00796BC4" w:rsidRPr="77FFE544">
        <w:rPr>
          <w:rFonts w:ascii="Times New Roman" w:eastAsia="Times New Roman" w:hAnsi="Times New Roman" w:cs="Times New Roman"/>
        </w:rPr>
        <w:t xml:space="preserve"> ,</w:t>
      </w:r>
      <w:proofErr w:type="gramEnd"/>
      <w:r w:rsidR="00796BC4" w:rsidRPr="77FFE544">
        <w:rPr>
          <w:rFonts w:ascii="Times New Roman" w:eastAsia="Times New Roman" w:hAnsi="Times New Roman" w:cs="Times New Roman"/>
        </w:rPr>
        <w:t xml:space="preserve"> including the Government of Canada Website and Kaggle. The project specifically focuses on recycling objects such as cardboard, glass bottles, tins, cans, and plastic bottles. </w:t>
      </w:r>
    </w:p>
    <w:p w14:paraId="31371437" w14:textId="77777777" w:rsidR="00796BC4" w:rsidRDefault="00796BC4" w:rsidP="00796BC4">
      <w:pPr>
        <w:rPr>
          <w:rFonts w:ascii="Times New Roman" w:eastAsia="Times New Roman" w:hAnsi="Times New Roman" w:cs="Times New Roman"/>
        </w:rPr>
      </w:pPr>
    </w:p>
    <w:p w14:paraId="290F61D1" w14:textId="77777777" w:rsidR="00796BC4" w:rsidRDefault="00796BC4" w:rsidP="00796BC4">
      <w:pPr>
        <w:rPr>
          <w:rFonts w:ascii="Times New Roman" w:eastAsia="Times New Roman" w:hAnsi="Times New Roman" w:cs="Times New Roman"/>
        </w:rPr>
      </w:pPr>
      <w:r w:rsidRPr="77FFE544">
        <w:rPr>
          <w:rFonts w:ascii="Times New Roman" w:eastAsia="Times New Roman" w:hAnsi="Times New Roman" w:cs="Times New Roman"/>
        </w:rPr>
        <w:t xml:space="preserve">To gather the necessary data, images were sourced from the mentioned databases and websites. These images were manually segregated into four different classes, each corresponding to one of the recycling categories. </w:t>
      </w:r>
    </w:p>
    <w:p w14:paraId="4445B725" w14:textId="2044307F" w:rsidR="00043D62" w:rsidRDefault="00796BC4" w:rsidP="50C7EE5C">
      <w:pPr>
        <w:rPr>
          <w:rFonts w:ascii="Times New Roman" w:eastAsia="Times New Roman" w:hAnsi="Times New Roman" w:cs="Times New Roman"/>
        </w:rPr>
      </w:pPr>
      <w:r w:rsidRPr="77FFE544">
        <w:rPr>
          <w:rFonts w:ascii="Times New Roman" w:eastAsia="Times New Roman" w:hAnsi="Times New Roman" w:cs="Times New Roman"/>
        </w:rPr>
        <w:t xml:space="preserve">A rigorous selection process was employed during the data collection phase to ensure high-quality and well-oriented images for the subsequent data modelling process. On average, over 1200 images were collected for each recycling class, providing a substantial dataset for analysis. </w:t>
      </w:r>
      <w:r w:rsidR="00987269">
        <w:rPr>
          <w:rFonts w:ascii="Times New Roman" w:eastAsia="Times New Roman" w:hAnsi="Times New Roman" w:cs="Times New Roman"/>
        </w:rPr>
        <w:br/>
      </w:r>
      <w:r w:rsidR="00987269">
        <w:rPr>
          <w:rFonts w:ascii="Times New Roman" w:eastAsia="Times New Roman" w:hAnsi="Times New Roman" w:cs="Times New Roman"/>
        </w:rPr>
        <w:br/>
      </w:r>
      <w:r w:rsidR="00987269" w:rsidRPr="00987269">
        <w:rPr>
          <w:rFonts w:ascii="Times New Roman" w:eastAsia="Times New Roman" w:hAnsi="Times New Roman" w:cs="Times New Roman"/>
          <w:b/>
          <w:bCs/>
          <w:kern w:val="0"/>
          <w:sz w:val="24"/>
          <w:szCs w:val="24"/>
          <w:lang w:val="en-US" w:eastAsia="en-IN"/>
          <w14:ligatures w14:val="none"/>
        </w:rPr>
        <w:t>Sample of the data</w:t>
      </w:r>
      <w:r w:rsidR="00987269">
        <w:rPr>
          <w:rFonts w:ascii="Times New Roman" w:eastAsia="Times New Roman" w:hAnsi="Times New Roman" w:cs="Times New Roman"/>
        </w:rPr>
        <w:br/>
      </w:r>
      <w:r w:rsidR="4BCD246D">
        <w:rPr>
          <w:noProof/>
        </w:rPr>
        <w:drawing>
          <wp:inline distT="0" distB="0" distL="0" distR="0" wp14:anchorId="36CD29D5" wp14:editId="10714399">
            <wp:extent cx="5562600" cy="1576070"/>
            <wp:effectExtent l="0" t="0" r="0" b="0"/>
            <wp:docPr id="619154311" name="Picture 6191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62600" cy="1576070"/>
                    </a:xfrm>
                    <a:prstGeom prst="rect">
                      <a:avLst/>
                    </a:prstGeom>
                  </pic:spPr>
                </pic:pic>
              </a:graphicData>
            </a:graphic>
          </wp:inline>
        </w:drawing>
      </w:r>
      <w:r w:rsidR="4BCD246D">
        <w:rPr>
          <w:noProof/>
        </w:rPr>
        <w:drawing>
          <wp:inline distT="0" distB="0" distL="0" distR="0" wp14:anchorId="70579B86" wp14:editId="6963AF26">
            <wp:extent cx="5553078" cy="1538664"/>
            <wp:effectExtent l="0" t="0" r="0" b="0"/>
            <wp:docPr id="1549813943" name="Picture 154981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813943"/>
                    <pic:cNvPicPr/>
                  </pic:nvPicPr>
                  <pic:blipFill>
                    <a:blip r:embed="rId15">
                      <a:extLst>
                        <a:ext uri="{28A0092B-C50C-407E-A947-70E740481C1C}">
                          <a14:useLocalDpi xmlns:a14="http://schemas.microsoft.com/office/drawing/2010/main" val="0"/>
                        </a:ext>
                      </a:extLst>
                    </a:blip>
                    <a:stretch>
                      <a:fillRect/>
                    </a:stretch>
                  </pic:blipFill>
                  <pic:spPr>
                    <a:xfrm>
                      <a:off x="0" y="0"/>
                      <a:ext cx="5553078" cy="1538664"/>
                    </a:xfrm>
                    <a:prstGeom prst="rect">
                      <a:avLst/>
                    </a:prstGeom>
                  </pic:spPr>
                </pic:pic>
              </a:graphicData>
            </a:graphic>
          </wp:inline>
        </w:drawing>
      </w:r>
    </w:p>
    <w:p w14:paraId="77A8FDA1" w14:textId="662DCC24" w:rsidR="00AC75C7" w:rsidRPr="00383645" w:rsidRDefault="1EEA518E" w:rsidP="1CCE9977">
      <w:r>
        <w:rPr>
          <w:noProof/>
        </w:rPr>
        <w:drawing>
          <wp:inline distT="0" distB="0" distL="0" distR="0" wp14:anchorId="411ACB99" wp14:editId="778BE20E">
            <wp:extent cx="5525292" cy="1530967"/>
            <wp:effectExtent l="0" t="0" r="0" b="0"/>
            <wp:docPr id="1587896277" name="Picture 158789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896277"/>
                    <pic:cNvPicPr/>
                  </pic:nvPicPr>
                  <pic:blipFill>
                    <a:blip r:embed="rId16">
                      <a:extLst>
                        <a:ext uri="{28A0092B-C50C-407E-A947-70E740481C1C}">
                          <a14:useLocalDpi xmlns:a14="http://schemas.microsoft.com/office/drawing/2010/main" val="0"/>
                        </a:ext>
                      </a:extLst>
                    </a:blip>
                    <a:stretch>
                      <a:fillRect/>
                    </a:stretch>
                  </pic:blipFill>
                  <pic:spPr>
                    <a:xfrm>
                      <a:off x="0" y="0"/>
                      <a:ext cx="5525292" cy="1530967"/>
                    </a:xfrm>
                    <a:prstGeom prst="rect">
                      <a:avLst/>
                    </a:prstGeom>
                  </pic:spPr>
                </pic:pic>
              </a:graphicData>
            </a:graphic>
          </wp:inline>
        </w:drawing>
      </w:r>
      <w:r w:rsidR="00043D62">
        <w:br/>
      </w:r>
    </w:p>
    <w:p w14:paraId="42F27759" w14:textId="039AC1FA" w:rsidR="00AC75C7" w:rsidRPr="00383645" w:rsidRDefault="00AC75C7" w:rsidP="4B8F30B7">
      <w:pPr>
        <w:rPr>
          <w:lang w:val="en-US"/>
        </w:rPr>
      </w:pPr>
      <w:r w:rsidRPr="42B0258D">
        <w:rPr>
          <w:lang w:val="en-US"/>
        </w:rPr>
        <w:t>Methods</w:t>
      </w:r>
      <w:r w:rsidRPr="42B0258D">
        <w:t xml:space="preserve"> of Analysis</w:t>
      </w:r>
    </w:p>
    <w:p w14:paraId="19973751" w14:textId="3BA193B1" w:rsidR="009D162C" w:rsidRDefault="00AF1255" w:rsidP="009D162C">
      <w:pPr>
        <w:pStyle w:val="Heading2"/>
      </w:pPr>
      <w:r>
        <w:t xml:space="preserve">System </w:t>
      </w:r>
      <w:r w:rsidR="009D162C">
        <w:t>Design</w:t>
      </w:r>
    </w:p>
    <w:p w14:paraId="084C3107" w14:textId="47DD02E6" w:rsidR="798DFB10" w:rsidRDefault="798DFB10" w:rsidP="798DFB10">
      <w:pPr>
        <w:pStyle w:val="Heading2"/>
      </w:pPr>
    </w:p>
    <w:p w14:paraId="5931D9C5" w14:textId="04B2421A" w:rsidR="009D162C" w:rsidRPr="00AC75C7" w:rsidRDefault="009D162C" w:rsidP="009D162C">
      <w:pPr>
        <w:rPr>
          <w:rFonts w:ascii="Times New Roman" w:eastAsia="Times New Roman" w:hAnsi="Times New Roman" w:cs="Times New Roman"/>
        </w:rPr>
      </w:pPr>
      <w:r w:rsidRPr="77FFE544">
        <w:rPr>
          <w:rFonts w:ascii="Times New Roman" w:eastAsia="Times New Roman" w:hAnsi="Times New Roman" w:cs="Times New Roman"/>
        </w:rPr>
        <w:t xml:space="preserve">The proposed solution is </w:t>
      </w:r>
      <w:proofErr w:type="gramStart"/>
      <w:r w:rsidRPr="77FFE544">
        <w:rPr>
          <w:rFonts w:ascii="Times New Roman" w:eastAsia="Times New Roman" w:hAnsi="Times New Roman" w:cs="Times New Roman"/>
        </w:rPr>
        <w:t>a</w:t>
      </w:r>
      <w:proofErr w:type="gramEnd"/>
      <w:r w:rsidRPr="77FFE544">
        <w:rPr>
          <w:rFonts w:ascii="Times New Roman" w:eastAsia="Times New Roman" w:hAnsi="Times New Roman" w:cs="Times New Roman"/>
        </w:rPr>
        <w:t xml:space="preserve"> App recycle classifier, which uses image classification for categorizing the waste</w:t>
      </w:r>
      <w:r w:rsidR="00BB2A76">
        <w:rPr>
          <w:rFonts w:ascii="Times New Roman" w:eastAsia="Times New Roman" w:hAnsi="Times New Roman" w:cs="Times New Roman"/>
        </w:rPr>
        <w:t>.</w:t>
      </w:r>
      <w:r w:rsidR="3A1DB7DC" w:rsidRPr="50C7EE5C">
        <w:rPr>
          <w:rFonts w:ascii="Times New Roman" w:eastAsia="Times New Roman" w:hAnsi="Times New Roman" w:cs="Times New Roman"/>
        </w:rPr>
        <w:t xml:space="preserve"> </w:t>
      </w:r>
      <w:r w:rsidRPr="77FFE544">
        <w:rPr>
          <w:rFonts w:ascii="Times New Roman" w:eastAsia="Times New Roman" w:hAnsi="Times New Roman" w:cs="Times New Roman"/>
        </w:rPr>
        <w:t>The application utilizes a camera-based system to classify recyclable objects. By capturing an image, the model can identify the object and provide guidance on the appropriate drop-off location for potential refunds, if applicable. This technology simplifies the recycling process by accurately categorizing items and directing users to the most suitable recycling points.</w:t>
      </w:r>
    </w:p>
    <w:p w14:paraId="687C2F02" w14:textId="4FAAC590" w:rsidR="009D162C" w:rsidRDefault="009D162C" w:rsidP="009D162C">
      <w:pPr>
        <w:rPr>
          <w:rFonts w:ascii="Times New Roman" w:eastAsia="Times New Roman" w:hAnsi="Times New Roman" w:cs="Times New Roman"/>
        </w:rPr>
      </w:pPr>
      <w:r w:rsidRPr="77FFE544">
        <w:rPr>
          <w:rFonts w:ascii="Times New Roman" w:eastAsia="Times New Roman" w:hAnsi="Times New Roman" w:cs="Times New Roman"/>
        </w:rPr>
        <w:t>The suggested and executed system solution employs CNN-based Image Classification, which is widely recognized as the leading performer in contemporary image classification tasks. This advanced technique ensures the effective and precise categorization of waste materials. To train the model, we will collect our own dataset, tailored to the specifications of the camera being utilized.  However, our primary emphasis is on implementing the solution using a standard camera, for which appropriate image samples will be utilized.</w:t>
      </w:r>
    </w:p>
    <w:p w14:paraId="406CEFDD" w14:textId="4B6FD2AD" w:rsidR="009D162C" w:rsidRDefault="009D162C" w:rsidP="009D162C">
      <w:pPr>
        <w:pStyle w:val="Heading2"/>
      </w:pPr>
      <w:r>
        <w:t>Models</w:t>
      </w:r>
    </w:p>
    <w:p w14:paraId="1CBE013F" w14:textId="247D7738" w:rsidR="0094384E" w:rsidRDefault="0094384E" w:rsidP="0056516C">
      <w:pPr>
        <w:jc w:val="both"/>
        <w:rPr>
          <w:rFonts w:ascii="Times New Roman" w:eastAsia="Times New Roman" w:hAnsi="Times New Roman" w:cs="Times New Roman"/>
          <w:lang w:val="en-CA"/>
        </w:rPr>
      </w:pPr>
      <w:r w:rsidRPr="77FFE544">
        <w:rPr>
          <w:rFonts w:ascii="Times New Roman" w:eastAsia="Times New Roman" w:hAnsi="Times New Roman" w:cs="Times New Roman"/>
          <w:lang w:val="en-CA"/>
        </w:rPr>
        <w:t>CNN</w:t>
      </w:r>
      <w:r>
        <w:rPr>
          <w:rFonts w:ascii="Times New Roman" w:eastAsia="Times New Roman" w:hAnsi="Times New Roman" w:cs="Times New Roman"/>
          <w:lang w:val="en-CA"/>
        </w:rPr>
        <w:t>(Baseline)</w:t>
      </w:r>
      <w:r w:rsidRPr="77FFE544">
        <w:rPr>
          <w:rFonts w:ascii="Times New Roman" w:eastAsia="Times New Roman" w:hAnsi="Times New Roman" w:cs="Times New Roman"/>
          <w:lang w:val="en-CA"/>
        </w:rPr>
        <w:t>:</w:t>
      </w:r>
      <w:r w:rsidR="5CC5236F" w:rsidRPr="4A81AA84">
        <w:rPr>
          <w:rFonts w:ascii="Times New Roman" w:eastAsia="Times New Roman" w:hAnsi="Times New Roman" w:cs="Times New Roman"/>
          <w:lang w:val="en-CA"/>
        </w:rPr>
        <w:t xml:space="preserve"> </w:t>
      </w:r>
      <w:r w:rsidRPr="00C84EDC">
        <w:rPr>
          <w:rFonts w:ascii="Times New Roman" w:eastAsia="Times New Roman" w:hAnsi="Times New Roman" w:cs="Times New Roman"/>
          <w:lang w:val="en-CA"/>
        </w:rPr>
        <w:t>Our analysis involved breaking down the CNN analysis into different models. As part of this process, we designed a baseline model that plays a pivotal role in both model development and evaluation. The baseline model serves as a reference point against which subsequent modifications and enhancements can be compared. It contributes to various aspects of the CNN architecture, including performance evaluation and model comparison.</w:t>
      </w:r>
    </w:p>
    <w:p w14:paraId="40428BDA" w14:textId="77777777" w:rsidR="0094384E" w:rsidRPr="004207F2" w:rsidRDefault="0094384E" w:rsidP="0094384E">
      <w:pPr>
        <w:pStyle w:val="ListParagraph"/>
        <w:numPr>
          <w:ilvl w:val="0"/>
          <w:numId w:val="2"/>
        </w:numPr>
        <w:rPr>
          <w:rFonts w:ascii="Times New Roman" w:eastAsia="Times New Roman" w:hAnsi="Times New Roman" w:cs="Times New Roman"/>
          <w:lang w:val="en-CA"/>
        </w:rPr>
      </w:pPr>
      <w:r w:rsidRPr="004207F2">
        <w:rPr>
          <w:rFonts w:ascii="Times New Roman" w:eastAsia="Times New Roman" w:hAnsi="Times New Roman" w:cs="Times New Roman"/>
          <w:lang w:val="en-CA"/>
        </w:rPr>
        <w:t>Performance Evaluation:</w:t>
      </w:r>
    </w:p>
    <w:p w14:paraId="53FC0C5A" w14:textId="77777777" w:rsidR="0094384E" w:rsidRDefault="0094384E" w:rsidP="0094384E">
      <w:pPr>
        <w:pStyle w:val="ListParagraph"/>
        <w:ind w:left="1440"/>
        <w:rPr>
          <w:rFonts w:ascii="Times New Roman" w:eastAsia="Times New Roman" w:hAnsi="Times New Roman" w:cs="Times New Roman"/>
          <w:lang w:val="en-CA"/>
        </w:rPr>
      </w:pPr>
      <w:r w:rsidRPr="004207F2">
        <w:rPr>
          <w:rFonts w:ascii="Times New Roman" w:eastAsia="Times New Roman" w:hAnsi="Times New Roman" w:cs="Times New Roman"/>
          <w:lang w:val="en-CA"/>
        </w:rPr>
        <w:t>The baseline model offers an initial assessment of the model's performance on a specific task. By training and evaluating the baseline model, we obtained baseline accuracy, loss, and other evaluation metrics such as precision and recall, which are used in the confusion matrix for the baseline model. These metrics serve as benchmarks for evaluating the effectiveness of future modifications. Through performance evaluation, we gain insights into the model's initial capabilities and establish realistic expectations for further improvements.</w:t>
      </w:r>
    </w:p>
    <w:p w14:paraId="0772B097" w14:textId="77777777" w:rsidR="0094384E" w:rsidRPr="004207F2" w:rsidRDefault="0094384E" w:rsidP="0094384E">
      <w:pPr>
        <w:pStyle w:val="ListParagraph"/>
        <w:numPr>
          <w:ilvl w:val="0"/>
          <w:numId w:val="2"/>
        </w:numPr>
        <w:rPr>
          <w:rFonts w:ascii="Times New Roman" w:eastAsia="Times New Roman" w:hAnsi="Times New Roman" w:cs="Times New Roman"/>
          <w:lang w:val="en-CA"/>
        </w:rPr>
      </w:pPr>
      <w:r w:rsidRPr="004207F2">
        <w:rPr>
          <w:rFonts w:ascii="Times New Roman" w:eastAsia="Times New Roman" w:hAnsi="Times New Roman" w:cs="Times New Roman"/>
          <w:lang w:val="en-CA"/>
        </w:rPr>
        <w:t>Comparison with Other Models:</w:t>
      </w:r>
    </w:p>
    <w:p w14:paraId="55ED46CE" w14:textId="77777777" w:rsidR="0094384E" w:rsidRDefault="0094384E" w:rsidP="0094384E">
      <w:pPr>
        <w:pStyle w:val="ListParagraph"/>
        <w:ind w:left="1440"/>
        <w:rPr>
          <w:rFonts w:ascii="Times New Roman" w:eastAsia="Times New Roman" w:hAnsi="Times New Roman" w:cs="Times New Roman"/>
          <w:lang w:val="en-CA"/>
        </w:rPr>
      </w:pPr>
      <w:r w:rsidRPr="004207F2">
        <w:rPr>
          <w:rFonts w:ascii="Times New Roman" w:eastAsia="Times New Roman" w:hAnsi="Times New Roman" w:cs="Times New Roman"/>
          <w:lang w:val="en-CA"/>
        </w:rPr>
        <w:t>Baseline models enable us to compare their performance with more complex or advanced model architectures. By establishing a reference point, we can assess whether subsequent models provide significant improvements over the baseline. This comparison helps in understanding the incremental benefits gained from increased model complexity, additional layers, or advanced techniques. It also aids in making informed decisions regarding the selection of the most effective model architecture.</w:t>
      </w:r>
    </w:p>
    <w:p w14:paraId="514B21D8" w14:textId="77777777" w:rsidR="00C32154" w:rsidRDefault="00C32154" w:rsidP="0094384E">
      <w:pPr>
        <w:pStyle w:val="ListParagraph"/>
        <w:ind w:left="1440"/>
        <w:rPr>
          <w:rFonts w:ascii="Times New Roman" w:eastAsia="Times New Roman" w:hAnsi="Times New Roman" w:cs="Times New Roman"/>
          <w:lang w:val="en-CA"/>
        </w:rPr>
      </w:pPr>
    </w:p>
    <w:p w14:paraId="0BE65603" w14:textId="771C79D0" w:rsidR="00C32154" w:rsidRDefault="00C32154" w:rsidP="0094384E">
      <w:pPr>
        <w:pStyle w:val="ListParagraph"/>
        <w:ind w:left="1440"/>
        <w:rPr>
          <w:lang w:val="en-CA"/>
        </w:rPr>
      </w:pPr>
      <w:r w:rsidRPr="00C32154">
        <w:rPr>
          <w:rFonts w:ascii="Times New Roman" w:eastAsia="Times New Roman" w:hAnsi="Times New Roman" w:cs="Times New Roman"/>
          <w:noProof/>
          <w:lang w:val="en-CA"/>
        </w:rPr>
        <w:drawing>
          <wp:inline distT="0" distB="0" distL="0" distR="0" wp14:anchorId="1A7A11B5" wp14:editId="58060B05">
            <wp:extent cx="4747671" cy="3520745"/>
            <wp:effectExtent l="0" t="0" r="0" b="3810"/>
            <wp:docPr id="48003800" name="Picture 480038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3800" name="Picture 1" descr="A screenshot of a computer&#10;&#10;Description automatically generated"/>
                    <pic:cNvPicPr/>
                  </pic:nvPicPr>
                  <pic:blipFill>
                    <a:blip r:embed="rId17"/>
                    <a:stretch>
                      <a:fillRect/>
                    </a:stretch>
                  </pic:blipFill>
                  <pic:spPr>
                    <a:xfrm>
                      <a:off x="0" y="0"/>
                      <a:ext cx="4747671" cy="3520745"/>
                    </a:xfrm>
                    <a:prstGeom prst="rect">
                      <a:avLst/>
                    </a:prstGeom>
                  </pic:spPr>
                </pic:pic>
              </a:graphicData>
            </a:graphic>
          </wp:inline>
        </w:drawing>
      </w:r>
    </w:p>
    <w:p w14:paraId="44D611FD" w14:textId="77777777" w:rsidR="009A1560" w:rsidRDefault="00C32154" w:rsidP="009A1560">
      <w:pPr>
        <w:pStyle w:val="ListParagraph"/>
        <w:ind w:left="1440"/>
        <w:rPr>
          <w:lang w:val="en-CA"/>
        </w:rPr>
      </w:pPr>
      <w:r>
        <w:rPr>
          <w:lang w:val="en-CA"/>
        </w:rPr>
        <w:t xml:space="preserve">Fig CNN model baseline </w:t>
      </w:r>
    </w:p>
    <w:p w14:paraId="6A99DDA3" w14:textId="77777777" w:rsidR="009A1560" w:rsidRDefault="009A1560" w:rsidP="009A1560">
      <w:pPr>
        <w:pStyle w:val="ListParagraph"/>
        <w:ind w:left="1440"/>
        <w:rPr>
          <w:lang w:val="en-CA"/>
        </w:rPr>
      </w:pPr>
      <w:r w:rsidRPr="009A1560">
        <w:rPr>
          <w:lang w:val="en-CA"/>
        </w:rPr>
        <w:t>Figure 1 presents a comprehensive overview of the architecture and design of our CNN (baseline) model. The baseline model is implemented as a sequential model, where layers are stacked in a sequential manner.</w:t>
      </w:r>
    </w:p>
    <w:p w14:paraId="4B508EC5" w14:textId="77777777" w:rsidR="009A1560" w:rsidRDefault="009A1560" w:rsidP="009A1560">
      <w:pPr>
        <w:pStyle w:val="ListParagraph"/>
        <w:ind w:left="1440"/>
        <w:rPr>
          <w:lang w:val="en-CA"/>
        </w:rPr>
      </w:pPr>
      <w:r w:rsidRPr="009A1560">
        <w:rPr>
          <w:lang w:val="en-CA"/>
        </w:rPr>
        <w:t>The first layer in the model is a convolutional layer (`Conv2D`) with an output shape of (None, 64, 64, 32). This layer applies a convolution operation to the input data, generating 32 feature maps. The `Conv2D` layer contains a total of 416 trainable parameters.</w:t>
      </w:r>
    </w:p>
    <w:p w14:paraId="34171EB2" w14:textId="77777777" w:rsidR="009A1560" w:rsidRDefault="009A1560" w:rsidP="009A1560">
      <w:pPr>
        <w:pStyle w:val="ListParagraph"/>
        <w:ind w:left="1440"/>
        <w:rPr>
          <w:lang w:val="en-CA"/>
        </w:rPr>
      </w:pPr>
      <w:r w:rsidRPr="009A1560">
        <w:rPr>
          <w:lang w:val="en-CA"/>
        </w:rPr>
        <w:t>Following the convolutional layer, a max-pooling layer (`MaxPooling2D`) is employed with a pool size of (2, 2). This layer reduces the spatial dimensions of the input data by selecting the maximum value within each pooling region. The output shape of the max-pooling layer is (None, 21, 21, 32). Since the max-pooling layer does not have any trainable parameters, the parameter count remains 0.</w:t>
      </w:r>
    </w:p>
    <w:p w14:paraId="23B86F59" w14:textId="77777777" w:rsidR="009A1560" w:rsidRDefault="009A1560" w:rsidP="009A1560">
      <w:pPr>
        <w:pStyle w:val="ListParagraph"/>
        <w:ind w:left="1440"/>
        <w:rPr>
          <w:lang w:val="en-CA"/>
        </w:rPr>
      </w:pPr>
      <w:r w:rsidRPr="009A1560">
        <w:rPr>
          <w:lang w:val="en-CA"/>
        </w:rPr>
        <w:t xml:space="preserve">After the max-pooling layer, a flatten layer (`Flatten`) is utilized to transform the multi-dimensional input into a one-dimensional vector. The output shape of this layer is (None, 14112). </w:t>
      </w:r>
      <w:proofErr w:type="gramStart"/>
      <w:r w:rsidRPr="009A1560">
        <w:rPr>
          <w:lang w:val="en-CA"/>
        </w:rPr>
        <w:t>Similar to</w:t>
      </w:r>
      <w:proofErr w:type="gramEnd"/>
      <w:r w:rsidRPr="009A1560">
        <w:rPr>
          <w:lang w:val="en-CA"/>
        </w:rPr>
        <w:t xml:space="preserve"> the max-pooling layer, the flatten layer does not possess any trainable parameters.</w:t>
      </w:r>
    </w:p>
    <w:p w14:paraId="390CF149" w14:textId="77777777" w:rsidR="009A1560" w:rsidRDefault="009A1560" w:rsidP="009A1560">
      <w:pPr>
        <w:pStyle w:val="ListParagraph"/>
        <w:ind w:left="1440"/>
        <w:rPr>
          <w:lang w:val="en-CA"/>
        </w:rPr>
      </w:pPr>
      <w:r w:rsidRPr="009A1560">
        <w:rPr>
          <w:lang w:val="en-CA"/>
        </w:rPr>
        <w:t>Subsequently, a fully connected layer (`Dense`) is added with an output shape of (None, 32). This layer connects each neuron to every neuron in the previous layer, allowing the model to learn complex relationships. The parameter count for this layer is 451,616.</w:t>
      </w:r>
    </w:p>
    <w:p w14:paraId="049DCF57" w14:textId="77777777" w:rsidR="009A1560" w:rsidRDefault="009A1560" w:rsidP="009A1560">
      <w:pPr>
        <w:pStyle w:val="ListParagraph"/>
        <w:ind w:left="1440"/>
        <w:rPr>
          <w:lang w:val="en-CA"/>
        </w:rPr>
      </w:pPr>
      <w:r w:rsidRPr="009A1560">
        <w:rPr>
          <w:lang w:val="en-CA"/>
        </w:rPr>
        <w:t>Finally, another dense layer (`Dense`) is incorporated with an output shape of (None, 4), representing the number of classes in our classification task. This layer produces the final output probabilities for each class. The parameter count for this layer is 132.</w:t>
      </w:r>
    </w:p>
    <w:p w14:paraId="2E1B5689" w14:textId="77777777" w:rsidR="009A1560" w:rsidRDefault="009A1560" w:rsidP="009A1560">
      <w:pPr>
        <w:pStyle w:val="ListParagraph"/>
        <w:ind w:left="1440"/>
        <w:rPr>
          <w:lang w:val="en-CA"/>
        </w:rPr>
      </w:pPr>
      <w:r w:rsidRPr="009A1560">
        <w:rPr>
          <w:lang w:val="en-CA"/>
        </w:rPr>
        <w:t>The total number of parameters in the model is calculated by summing the trainable parameters and non-trainable parameters, resulting in a total of 452,164 parameters.</w:t>
      </w:r>
    </w:p>
    <w:p w14:paraId="509E03BE" w14:textId="6DE721A5" w:rsidR="00BE0A17" w:rsidRPr="00BE0A17" w:rsidRDefault="009A1560" w:rsidP="00BE0A17">
      <w:pPr>
        <w:pStyle w:val="ListParagraph"/>
        <w:ind w:left="1440"/>
        <w:rPr>
          <w:color w:val="FF0000"/>
          <w:lang w:val="en-CA"/>
        </w:rPr>
      </w:pPr>
      <w:r w:rsidRPr="009A1560">
        <w:rPr>
          <w:lang w:val="en-CA"/>
        </w:rPr>
        <w:t>This architectural summary provides crucial insights into the model, including its design, parameter count, and overall complexity. Understanding these details is pivotal in assessing the model's capacity to capture important patterns and features within the data.</w:t>
      </w:r>
      <w:r w:rsidR="00BE0A17">
        <w:rPr>
          <w:lang w:val="en-CA"/>
        </w:rPr>
        <w:t xml:space="preserve"> (</w:t>
      </w:r>
      <w:r w:rsidR="00BE0A17">
        <w:rPr>
          <w:color w:val="FF0000"/>
          <w:lang w:val="en-CA"/>
        </w:rPr>
        <w:t xml:space="preserve">Summarized version </w:t>
      </w:r>
      <w:r w:rsidR="00BE0A17" w:rsidRPr="00BE0A17">
        <w:rPr>
          <w:color w:val="FF0000"/>
          <w:lang w:val="en-CA"/>
        </w:rPr>
        <w:t>Summary:</w:t>
      </w:r>
    </w:p>
    <w:p w14:paraId="2476D14E" w14:textId="12611E0A" w:rsidR="007C023B" w:rsidRPr="00BE0A17" w:rsidRDefault="00BE0A17" w:rsidP="00BE0A17">
      <w:pPr>
        <w:pStyle w:val="ListParagraph"/>
        <w:ind w:left="1440"/>
        <w:rPr>
          <w:color w:val="FF0000"/>
          <w:lang w:val="en-CA"/>
        </w:rPr>
      </w:pPr>
      <w:r w:rsidRPr="00BE0A17">
        <w:rPr>
          <w:color w:val="FF0000"/>
          <w:lang w:val="en-CA"/>
        </w:rPr>
        <w:t xml:space="preserve">The presented figure provides a comprehensive overview of the architecture and design of our CNN (baseline) model. The baseline model is implemented as a sequential model, with layers stacked sequentially. The model consists of a convolutional layer, followed by a max-pooling layer and a flatten layer. Subsequently, fully connected layers are added, culminating in a final dense layer for classification. The model has a total of 452,164 parameters, including trainable and non-trainable parameters. This summary offers valuable insights into the model's design, parameter count, and complexity, which are essential for understanding its capabilities in capturing patterns and features within the </w:t>
      </w:r>
      <w:proofErr w:type="gramStart"/>
      <w:r w:rsidRPr="00BE0A17">
        <w:rPr>
          <w:color w:val="FF0000"/>
          <w:lang w:val="en-CA"/>
        </w:rPr>
        <w:t>data.</w:t>
      </w:r>
      <w:r w:rsidR="00BE76B9">
        <w:rPr>
          <w:color w:val="FF0000"/>
          <w:lang w:val="en-CA"/>
        </w:rPr>
        <w:t>[</w:t>
      </w:r>
      <w:proofErr w:type="gramEnd"/>
      <w:r w:rsidR="00BE76B9">
        <w:rPr>
          <w:color w:val="FF0000"/>
          <w:lang w:val="en-CA"/>
        </w:rPr>
        <w:t>decide which is better]</w:t>
      </w:r>
      <w:r>
        <w:rPr>
          <w:color w:val="FF0000"/>
          <w:lang w:val="en-CA"/>
        </w:rPr>
        <w:t>)</w:t>
      </w:r>
    </w:p>
    <w:p w14:paraId="42EB8B92" w14:textId="068481DE" w:rsidR="009A1560" w:rsidRPr="009A1560" w:rsidRDefault="007C023B" w:rsidP="007C023B">
      <w:pPr>
        <w:pStyle w:val="ListParagraph"/>
        <w:ind w:left="1440"/>
        <w:rPr>
          <w:lang w:val="en-CA"/>
        </w:rPr>
      </w:pPr>
      <w:r w:rsidRPr="007C023B">
        <w:rPr>
          <w:lang w:val="en-CA"/>
        </w:rPr>
        <w:t>CNN (Baseline) Result: The baseline model was trained for 10 epochs using the loss and accuracy metrics for evaluation. The best validation performance of 62.27% was achieved after the 9th epoch. This indicates that the model showed improvement over the training period and demonstrated its ability to generalize well to unseen data.</w:t>
      </w:r>
    </w:p>
    <w:p w14:paraId="184E26F7" w14:textId="6DD92BBB" w:rsidR="0094384E" w:rsidRPr="0094384E" w:rsidRDefault="00074C50" w:rsidP="009A1560">
      <w:pPr>
        <w:rPr>
          <w:ins w:id="4" w:author="Nelson Nwachia" w:date="2023-07-19T14:42:00Z"/>
          <w:rFonts w:ascii="Times New Roman" w:eastAsia="Times New Roman" w:hAnsi="Times New Roman" w:cs="Times New Roman"/>
          <w:lang w:val="en-CA"/>
        </w:rPr>
      </w:pPr>
      <w:r>
        <w:rPr>
          <w:lang w:val="en-CA"/>
        </w:rPr>
        <w:t xml:space="preserve">Second model </w:t>
      </w:r>
      <w:proofErr w:type="spellStart"/>
      <w:proofErr w:type="gramStart"/>
      <w:r w:rsidR="009A1560" w:rsidRPr="009A1560">
        <w:rPr>
          <w:lang w:val="en-CA"/>
        </w:rPr>
        <w:t>Model.</w:t>
      </w:r>
      <w:r w:rsidR="00333A94">
        <w:rPr>
          <w:rFonts w:ascii="Times New Roman" w:eastAsia="Times New Roman" w:hAnsi="Times New Roman" w:cs="Times New Roman"/>
          <w:lang w:val="en-CA"/>
        </w:rPr>
        <w:t>CNN</w:t>
      </w:r>
      <w:proofErr w:type="spellEnd"/>
      <w:r w:rsidR="00333A94">
        <w:rPr>
          <w:rFonts w:ascii="Times New Roman" w:eastAsia="Times New Roman" w:hAnsi="Times New Roman" w:cs="Times New Roman"/>
          <w:lang w:val="en-CA"/>
        </w:rPr>
        <w:t>(</w:t>
      </w:r>
      <w:proofErr w:type="gramEnd"/>
    </w:p>
    <w:p w14:paraId="496F822C" w14:textId="77777777" w:rsidR="009D162C" w:rsidRDefault="009D162C" w:rsidP="009D162C">
      <w:pPr>
        <w:ind w:left="720"/>
        <w:rPr>
          <w:ins w:id="5" w:author="Nelson Nwachia" w:date="2023-07-19T14:42:00Z"/>
          <w:rFonts w:ascii="Times New Roman" w:eastAsia="Times New Roman" w:hAnsi="Times New Roman" w:cs="Times New Roman"/>
          <w:lang w:val="en-CA"/>
        </w:rPr>
      </w:pPr>
    </w:p>
    <w:p w14:paraId="48F5D664" w14:textId="77777777" w:rsidR="009D162C" w:rsidRDefault="009D162C" w:rsidP="00AA406B">
      <w:pPr>
        <w:rPr>
          <w:rFonts w:ascii="Times New Roman" w:eastAsia="Times New Roman" w:hAnsi="Times New Roman" w:cs="Times New Roman"/>
          <w:lang w:val="en-CA"/>
        </w:rPr>
      </w:pPr>
      <w:r w:rsidRPr="77FFE544">
        <w:rPr>
          <w:rFonts w:ascii="Times New Roman" w:eastAsia="Times New Roman" w:hAnsi="Times New Roman" w:cs="Times New Roman"/>
          <w:lang w:val="en-CA"/>
        </w:rPr>
        <w:t>RFM:</w:t>
      </w:r>
    </w:p>
    <w:p w14:paraId="364BDDF9" w14:textId="77777777" w:rsidR="00BB2A76" w:rsidRPr="00AC75C7" w:rsidRDefault="00BB2A76" w:rsidP="00AA406B">
      <w:pPr>
        <w:rPr>
          <w:rFonts w:ascii="Times New Roman" w:eastAsia="Times New Roman" w:hAnsi="Times New Roman" w:cs="Times New Roman"/>
          <w:lang w:val="en-CA"/>
        </w:rPr>
      </w:pPr>
    </w:p>
    <w:p w14:paraId="6BC6C49B" w14:textId="7F2454C3" w:rsidR="6752BC12" w:rsidRDefault="6752BC12" w:rsidP="009D162C"/>
    <w:p w14:paraId="2F98DB6C" w14:textId="7C5F6B5E" w:rsidR="00AC75C7" w:rsidRPr="00AC75C7" w:rsidRDefault="00AC75C7" w:rsidP="29032B64">
      <w:pPr>
        <w:pStyle w:val="Heading1"/>
      </w:pPr>
      <w:r w:rsidRPr="29032B64">
        <w:t>Results</w:t>
      </w:r>
    </w:p>
    <w:p w14:paraId="49FB1173" w14:textId="3A85151D" w:rsidR="00072A1C" w:rsidRPr="00AC75C7" w:rsidRDefault="058B8A33" w:rsidP="56251D47">
      <w:pPr>
        <w:rPr>
          <w:rFonts w:ascii="Times New Roman" w:eastAsia="Times New Roman" w:hAnsi="Times New Roman" w:cs="Times New Roman"/>
        </w:rPr>
      </w:pPr>
      <w:r w:rsidRPr="40E5E05D">
        <w:rPr>
          <w:rFonts w:ascii="Times New Roman" w:eastAsia="Times New Roman" w:hAnsi="Times New Roman" w:cs="Times New Roman"/>
        </w:rPr>
        <w:t>During the development of our object classification application, we performed extensive experimentation with various CNN models, each having different numbers of CNN layers. After rigorous evaluation, we identified the best-performing model, which achieved an impressive accuracy of 94% on the validation dataset. This model was deemed highly suitable for our application's prototype.</w:t>
      </w:r>
      <w:r w:rsidRPr="42111E0E">
        <w:rPr>
          <w:rFonts w:ascii="Times New Roman" w:eastAsia="Times New Roman" w:hAnsi="Times New Roman" w:cs="Times New Roman"/>
        </w:rPr>
        <w:t xml:space="preserve"> </w:t>
      </w:r>
      <w:r w:rsidRPr="40E5E05D">
        <w:rPr>
          <w:rFonts w:ascii="Times New Roman" w:eastAsia="Times New Roman" w:hAnsi="Times New Roman" w:cs="Times New Roman"/>
        </w:rPr>
        <w:t>With the chosen CNN model in place, we proceeded to integrate it into our object classification system. The results were remarkable, demonstrating a significantly high level of accuracy in classifying objects into four distinct categories: glass bottles, tin cans, plastic bottles, and cardboard.</w:t>
      </w:r>
    </w:p>
    <w:p w14:paraId="7B87D42C" w14:textId="60801C38" w:rsidR="00072A1C" w:rsidRPr="00AC75C7" w:rsidRDefault="058B8A33" w:rsidP="56251D47">
      <w:pPr>
        <w:rPr>
          <w:rFonts w:ascii="Times New Roman" w:eastAsia="Times New Roman" w:hAnsi="Times New Roman" w:cs="Times New Roman"/>
        </w:rPr>
      </w:pPr>
      <w:r w:rsidRPr="40E5E05D">
        <w:rPr>
          <w:rFonts w:ascii="Times New Roman" w:eastAsia="Times New Roman" w:hAnsi="Times New Roman" w:cs="Times New Roman"/>
        </w:rPr>
        <w:t xml:space="preserve"> </w:t>
      </w:r>
    </w:p>
    <w:p w14:paraId="437BB4AE" w14:textId="31D5C9E0" w:rsidR="00072A1C" w:rsidRPr="00AC75C7" w:rsidRDefault="058B8A33" w:rsidP="56251D47">
      <w:pPr>
        <w:rPr>
          <w:rFonts w:ascii="Times New Roman" w:eastAsia="Times New Roman" w:hAnsi="Times New Roman" w:cs="Times New Roman"/>
        </w:rPr>
      </w:pPr>
      <w:r w:rsidRPr="40E5E05D">
        <w:rPr>
          <w:rFonts w:ascii="Times New Roman" w:eastAsia="Times New Roman" w:hAnsi="Times New Roman" w:cs="Times New Roman"/>
        </w:rPr>
        <w:t xml:space="preserve">To provide users with a transparent and interactive experience, we implemented an intuitive interface that displays the uploaded image alongside its corresponding classification. This feature empowers users to validate the classification and gain confidence in the system's </w:t>
      </w:r>
      <w:proofErr w:type="spellStart"/>
      <w:r w:rsidRPr="40E5E05D">
        <w:rPr>
          <w:rFonts w:ascii="Times New Roman" w:eastAsia="Times New Roman" w:hAnsi="Times New Roman" w:cs="Times New Roman"/>
        </w:rPr>
        <w:t>accuracy.Our</w:t>
      </w:r>
      <w:proofErr w:type="spellEnd"/>
      <w:r w:rsidRPr="40E5E05D">
        <w:rPr>
          <w:rFonts w:ascii="Times New Roman" w:eastAsia="Times New Roman" w:hAnsi="Times New Roman" w:cs="Times New Roman"/>
        </w:rPr>
        <w:t xml:space="preserve"> application's successful object classification capabilities underscore its potential in real-world scenarios, including waste management, recycling initiatives, and inventory management systems. The accuracy and reliability of the model contribute to the application's value and efficacy in various industries.</w:t>
      </w:r>
    </w:p>
    <w:p w14:paraId="0D556B77" w14:textId="140BD845" w:rsidR="00072A1C" w:rsidRPr="00AC75C7" w:rsidRDefault="058B8A33" w:rsidP="56251D47">
      <w:pPr>
        <w:rPr>
          <w:rFonts w:ascii="Times New Roman" w:eastAsia="Times New Roman" w:hAnsi="Times New Roman" w:cs="Times New Roman"/>
        </w:rPr>
      </w:pPr>
      <w:r w:rsidRPr="40E5E05D">
        <w:rPr>
          <w:rFonts w:ascii="Times New Roman" w:eastAsia="Times New Roman" w:hAnsi="Times New Roman" w:cs="Times New Roman"/>
        </w:rPr>
        <w:t xml:space="preserve"> </w:t>
      </w:r>
    </w:p>
    <w:p w14:paraId="5FCF6AAF" w14:textId="4A5EA452" w:rsidR="00072A1C" w:rsidRPr="00AC75C7" w:rsidRDefault="058B8A33" w:rsidP="00072A1C">
      <w:pPr>
        <w:rPr>
          <w:rFonts w:ascii="Times New Roman" w:eastAsia="Times New Roman" w:hAnsi="Times New Roman" w:cs="Times New Roman"/>
        </w:rPr>
      </w:pPr>
      <w:r w:rsidRPr="40E5E05D">
        <w:rPr>
          <w:rFonts w:ascii="Times New Roman" w:eastAsia="Times New Roman" w:hAnsi="Times New Roman" w:cs="Times New Roman"/>
        </w:rPr>
        <w:t>In conclusion, our CNN-based object classification model, with its remarkable 94% accuracy, forms the foundation of our prototype application. The integration of an interactive user interface further enhances user engagement and trust in the system's classification results. With such promising outcomes, we are confident in the application's potential to revolutionize object classification tasks across diverse domains.</w:t>
      </w:r>
    </w:p>
    <w:p w14:paraId="1C64F106" w14:textId="0E7BB005" w:rsidR="04A86B9A" w:rsidRDefault="5DBD3C96" w:rsidP="7955AC10">
      <w:pPr>
        <w:jc w:val="center"/>
        <w:rPr>
          <w:rFonts w:ascii="Times New Roman" w:eastAsia="Times New Roman" w:hAnsi="Times New Roman" w:cs="Times New Roman"/>
        </w:rPr>
      </w:pPr>
      <w:r>
        <w:rPr>
          <w:noProof/>
        </w:rPr>
        <w:drawing>
          <wp:inline distT="0" distB="0" distL="0" distR="0" wp14:anchorId="39F179B4" wp14:editId="04D16062">
            <wp:extent cx="4572000" cy="3371850"/>
            <wp:effectExtent l="114300" t="114300" r="95250" b="133350"/>
            <wp:docPr id="1510672854" name="Picture 151067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572000" cy="3371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472A5E" w14:textId="69039FF3" w:rsidR="00AC75C7" w:rsidRPr="00AC75C7" w:rsidRDefault="00AC75C7" w:rsidP="29032B64">
      <w:pPr>
        <w:pStyle w:val="Heading1"/>
      </w:pPr>
      <w:r w:rsidRPr="29032B64">
        <w:t>Discussion</w:t>
      </w:r>
    </w:p>
    <w:p w14:paraId="6FB96E38" w14:textId="159D5A05" w:rsidR="00AC75C7" w:rsidRPr="00AC75C7" w:rsidRDefault="00AC75C7" w:rsidP="29032B64">
      <w:pPr>
        <w:pStyle w:val="Heading1"/>
      </w:pPr>
      <w:r w:rsidRPr="29032B64">
        <w:t>Conclusions</w:t>
      </w:r>
    </w:p>
    <w:p w14:paraId="58EC5338" w14:textId="4094259F" w:rsidR="00AC75C7" w:rsidRPr="00AC75C7" w:rsidRDefault="00AC75C7" w:rsidP="29032B64">
      <w:pPr>
        <w:pStyle w:val="Heading1"/>
        <w:rPr>
          <w:lang w:val="en-US"/>
        </w:rPr>
      </w:pPr>
      <w:r w:rsidRPr="29032B64">
        <w:t>Acknowledgements</w:t>
      </w:r>
    </w:p>
    <w:p w14:paraId="7164FA83" w14:textId="5559405C" w:rsidR="00BF475C" w:rsidRDefault="00AC75C7" w:rsidP="00196376">
      <w:pPr>
        <w:pStyle w:val="Heading1"/>
        <w:rPr>
          <w:lang w:val="en-US"/>
        </w:rPr>
      </w:pPr>
      <w:r w:rsidRPr="7A429423">
        <w:rPr>
          <w:lang w:val="en-US"/>
        </w:rPr>
        <w:t>References</w:t>
      </w:r>
    </w:p>
    <w:p w14:paraId="66E03A6C" w14:textId="69A31051" w:rsidR="00AC75C7" w:rsidRDefault="008B4143">
      <w:pPr>
        <w:rPr>
          <w:rStyle w:val="Hyperlink"/>
          <w:rFonts w:ascii="Times New Roman" w:eastAsia="Times New Roman" w:hAnsi="Times New Roman" w:cs="Times New Roman"/>
          <w:lang w:val="en-CA"/>
        </w:rPr>
      </w:pPr>
      <w:hyperlink r:id="rId19" w:history="1">
        <w:r w:rsidR="00043D62" w:rsidRPr="005C31B9">
          <w:rPr>
            <w:rStyle w:val="Hyperlink"/>
            <w:rFonts w:ascii="Times New Roman" w:eastAsia="Times New Roman" w:hAnsi="Times New Roman" w:cs="Times New Roman"/>
            <w:lang w:val="en-CA"/>
          </w:rPr>
          <w:t>https://windsorstar.com/news/local-news/solid-waste-authority-pulling-in-crazy-big-bucks-on-recyclables</w:t>
        </w:r>
      </w:hyperlink>
    </w:p>
    <w:p w14:paraId="3B692098" w14:textId="77777777" w:rsidR="0090286C" w:rsidRPr="002973C6" w:rsidRDefault="0090286C">
      <w:pPr>
        <w:rPr>
          <w:rFonts w:ascii="Times New Roman" w:eastAsia="Times New Roman" w:hAnsi="Times New Roman" w:cs="Times New Roman"/>
          <w:lang w:val="en-CA"/>
        </w:rPr>
      </w:pPr>
    </w:p>
    <w:sectPr w:rsidR="0090286C" w:rsidRPr="002973C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lejandro Rodriguez Orama" w:date="2023-07-19T15:45:00Z" w:initials="AO">
    <w:p w14:paraId="545B7B8B" w14:textId="511160C6" w:rsidR="50C7EE5C" w:rsidRDefault="50C7EE5C">
      <w:pPr>
        <w:pStyle w:val="CommentText"/>
      </w:pPr>
      <w:r>
        <w:t>where is the table illustraiting the data? what i see is a chart with the requests?</w:t>
      </w:r>
      <w:r>
        <w:rPr>
          <w:rStyle w:val="CommentReference"/>
        </w:rPr>
        <w:annotationRef/>
      </w:r>
    </w:p>
  </w:comment>
  <w:comment w:id="1" w:author="Alejandro Rodriguez Orama" w:date="2023-07-19T16:01:00Z" w:initials="AO">
    <w:p w14:paraId="46FEBBE7" w14:textId="27324C66" w:rsidR="26523B27" w:rsidRDefault="26523B27">
      <w:pPr>
        <w:pStyle w:val="CommentText"/>
      </w:pPr>
      <w:r>
        <w:t>I added the chart with the number of element per class</w:t>
      </w:r>
      <w:r>
        <w:rPr>
          <w:rStyle w:val="CommentReference"/>
        </w:rPr>
        <w:annotationRef/>
      </w:r>
    </w:p>
  </w:comment>
  <w:comment w:id="2" w:author="Alejandro Rodriguez Orama" w:date="2023-07-15T22:30:00Z" w:initials="AO">
    <w:p w14:paraId="312526ED" w14:textId="77777777" w:rsidR="00796BC4" w:rsidRDefault="00796BC4" w:rsidP="00796BC4">
      <w:r>
        <w:t>this should be in the next steps, we can not say thing that we didn't do</w:t>
      </w:r>
      <w:r>
        <w:annotationRef/>
      </w:r>
    </w:p>
  </w:comment>
  <w:comment w:id="3" w:author="Alejandro Rodriguez Orama" w:date="2023-07-20T10:15:00Z" w:initials="AO">
    <w:p w14:paraId="66179C8F" w14:textId="5AA71D95" w:rsidR="2D03C73E" w:rsidRDefault="2D03C73E">
      <w:pPr>
        <w:pStyle w:val="CommentText"/>
      </w:pPr>
      <w:r>
        <w:t>I think this chart should be in the introduction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5B7B8B" w15:done="0"/>
  <w15:commentEx w15:paraId="46FEBBE7" w15:paraIdParent="545B7B8B" w15:done="0"/>
  <w15:commentEx w15:paraId="312526ED" w15:done="0"/>
  <w15:commentEx w15:paraId="66179C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0CF2F69" w16cex:dateUtc="2023-07-19T19:45:00Z"/>
  <w16cex:commentExtensible w16cex:durableId="52EF25C9" w16cex:dateUtc="2023-07-19T20:01:00Z"/>
  <w16cex:commentExtensible w16cex:durableId="7D9EBF8A" w16cex:dateUtc="2023-07-16T02:30:00Z"/>
  <w16cex:commentExtensible w16cex:durableId="7660068A" w16cex:dateUtc="2023-07-20T14: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5B7B8B" w16cid:durableId="10CF2F69"/>
  <w16cid:commentId w16cid:paraId="46FEBBE7" w16cid:durableId="52EF25C9"/>
  <w16cid:commentId w16cid:paraId="312526ED" w16cid:durableId="7D9EBF8A"/>
  <w16cid:commentId w16cid:paraId="66179C8F" w16cid:durableId="7660068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VH7JguE2cR4L+r" int2:id="gy1lG7K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27828"/>
    <w:multiLevelType w:val="hybridMultilevel"/>
    <w:tmpl w:val="69101E0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3803024E"/>
    <w:multiLevelType w:val="hybridMultilevel"/>
    <w:tmpl w:val="35BCBD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4ACC3CD6"/>
    <w:multiLevelType w:val="hybridMultilevel"/>
    <w:tmpl w:val="5D9222EA"/>
    <w:lvl w:ilvl="0" w:tplc="DCD21BDA">
      <w:start w:val="1"/>
      <w:numFmt w:val="bullet"/>
      <w:lvlText w:val="•"/>
      <w:lvlJc w:val="left"/>
      <w:pPr>
        <w:tabs>
          <w:tab w:val="num" w:pos="720"/>
        </w:tabs>
        <w:ind w:left="720" w:hanging="360"/>
      </w:pPr>
      <w:rPr>
        <w:rFonts w:ascii="Arial" w:hAnsi="Arial" w:hint="default"/>
      </w:rPr>
    </w:lvl>
    <w:lvl w:ilvl="1" w:tplc="005646EE" w:tentative="1">
      <w:start w:val="1"/>
      <w:numFmt w:val="bullet"/>
      <w:lvlText w:val="•"/>
      <w:lvlJc w:val="left"/>
      <w:pPr>
        <w:tabs>
          <w:tab w:val="num" w:pos="1440"/>
        </w:tabs>
        <w:ind w:left="1440" w:hanging="360"/>
      </w:pPr>
      <w:rPr>
        <w:rFonts w:ascii="Arial" w:hAnsi="Arial" w:hint="default"/>
      </w:rPr>
    </w:lvl>
    <w:lvl w:ilvl="2" w:tplc="7618F314" w:tentative="1">
      <w:start w:val="1"/>
      <w:numFmt w:val="bullet"/>
      <w:lvlText w:val="•"/>
      <w:lvlJc w:val="left"/>
      <w:pPr>
        <w:tabs>
          <w:tab w:val="num" w:pos="2160"/>
        </w:tabs>
        <w:ind w:left="2160" w:hanging="360"/>
      </w:pPr>
      <w:rPr>
        <w:rFonts w:ascii="Arial" w:hAnsi="Arial" w:hint="default"/>
      </w:rPr>
    </w:lvl>
    <w:lvl w:ilvl="3" w:tplc="CD164B58" w:tentative="1">
      <w:start w:val="1"/>
      <w:numFmt w:val="bullet"/>
      <w:lvlText w:val="•"/>
      <w:lvlJc w:val="left"/>
      <w:pPr>
        <w:tabs>
          <w:tab w:val="num" w:pos="2880"/>
        </w:tabs>
        <w:ind w:left="2880" w:hanging="360"/>
      </w:pPr>
      <w:rPr>
        <w:rFonts w:ascii="Arial" w:hAnsi="Arial" w:hint="default"/>
      </w:rPr>
    </w:lvl>
    <w:lvl w:ilvl="4" w:tplc="F77A8CAA" w:tentative="1">
      <w:start w:val="1"/>
      <w:numFmt w:val="bullet"/>
      <w:lvlText w:val="•"/>
      <w:lvlJc w:val="left"/>
      <w:pPr>
        <w:tabs>
          <w:tab w:val="num" w:pos="3600"/>
        </w:tabs>
        <w:ind w:left="3600" w:hanging="360"/>
      </w:pPr>
      <w:rPr>
        <w:rFonts w:ascii="Arial" w:hAnsi="Arial" w:hint="default"/>
      </w:rPr>
    </w:lvl>
    <w:lvl w:ilvl="5" w:tplc="F0DCC66C" w:tentative="1">
      <w:start w:val="1"/>
      <w:numFmt w:val="bullet"/>
      <w:lvlText w:val="•"/>
      <w:lvlJc w:val="left"/>
      <w:pPr>
        <w:tabs>
          <w:tab w:val="num" w:pos="4320"/>
        </w:tabs>
        <w:ind w:left="4320" w:hanging="360"/>
      </w:pPr>
      <w:rPr>
        <w:rFonts w:ascii="Arial" w:hAnsi="Arial" w:hint="default"/>
      </w:rPr>
    </w:lvl>
    <w:lvl w:ilvl="6" w:tplc="CDD60E1E" w:tentative="1">
      <w:start w:val="1"/>
      <w:numFmt w:val="bullet"/>
      <w:lvlText w:val="•"/>
      <w:lvlJc w:val="left"/>
      <w:pPr>
        <w:tabs>
          <w:tab w:val="num" w:pos="5040"/>
        </w:tabs>
        <w:ind w:left="5040" w:hanging="360"/>
      </w:pPr>
      <w:rPr>
        <w:rFonts w:ascii="Arial" w:hAnsi="Arial" w:hint="default"/>
      </w:rPr>
    </w:lvl>
    <w:lvl w:ilvl="7" w:tplc="05EA4596" w:tentative="1">
      <w:start w:val="1"/>
      <w:numFmt w:val="bullet"/>
      <w:lvlText w:val="•"/>
      <w:lvlJc w:val="left"/>
      <w:pPr>
        <w:tabs>
          <w:tab w:val="num" w:pos="5760"/>
        </w:tabs>
        <w:ind w:left="5760" w:hanging="360"/>
      </w:pPr>
      <w:rPr>
        <w:rFonts w:ascii="Arial" w:hAnsi="Arial" w:hint="default"/>
      </w:rPr>
    </w:lvl>
    <w:lvl w:ilvl="8" w:tplc="16AE71E4" w:tentative="1">
      <w:start w:val="1"/>
      <w:numFmt w:val="bullet"/>
      <w:lvlText w:val="•"/>
      <w:lvlJc w:val="left"/>
      <w:pPr>
        <w:tabs>
          <w:tab w:val="num" w:pos="6480"/>
        </w:tabs>
        <w:ind w:left="6480" w:hanging="360"/>
      </w:pPr>
      <w:rPr>
        <w:rFonts w:ascii="Arial" w:hAnsi="Arial" w:hint="default"/>
      </w:rPr>
    </w:lvl>
  </w:abstractNum>
  <w:num w:numId="1" w16cid:durableId="684138764">
    <w:abstractNumId w:val="2"/>
  </w:num>
  <w:num w:numId="2" w16cid:durableId="1208493368">
    <w:abstractNumId w:val="0"/>
  </w:num>
  <w:num w:numId="3" w16cid:durableId="214087874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jandro Rodriguez Orama">
    <w15:presenceInfo w15:providerId="AD" w15:userId="S::w0795089@myscc.ca::d58719d3-9568-47d7-af82-cb77dbaa3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5C7"/>
    <w:rsid w:val="000012B4"/>
    <w:rsid w:val="00002051"/>
    <w:rsid w:val="00003476"/>
    <w:rsid w:val="000057BD"/>
    <w:rsid w:val="00010A0C"/>
    <w:rsid w:val="00013CF1"/>
    <w:rsid w:val="000145EE"/>
    <w:rsid w:val="0003598F"/>
    <w:rsid w:val="00037FBC"/>
    <w:rsid w:val="00043536"/>
    <w:rsid w:val="00043D62"/>
    <w:rsid w:val="00044D1D"/>
    <w:rsid w:val="0004519A"/>
    <w:rsid w:val="000461D1"/>
    <w:rsid w:val="0005335B"/>
    <w:rsid w:val="000577A6"/>
    <w:rsid w:val="000608AA"/>
    <w:rsid w:val="00060B09"/>
    <w:rsid w:val="0006138F"/>
    <w:rsid w:val="00061D1D"/>
    <w:rsid w:val="00072A1C"/>
    <w:rsid w:val="00074C50"/>
    <w:rsid w:val="00080736"/>
    <w:rsid w:val="00080829"/>
    <w:rsid w:val="000814C7"/>
    <w:rsid w:val="00090911"/>
    <w:rsid w:val="0009312C"/>
    <w:rsid w:val="00093766"/>
    <w:rsid w:val="000A2A3B"/>
    <w:rsid w:val="000B0050"/>
    <w:rsid w:val="000C2598"/>
    <w:rsid w:val="000C4960"/>
    <w:rsid w:val="000D6CF8"/>
    <w:rsid w:val="000D7A5E"/>
    <w:rsid w:val="000E5D41"/>
    <w:rsid w:val="000F19B2"/>
    <w:rsid w:val="00100545"/>
    <w:rsid w:val="00103574"/>
    <w:rsid w:val="001074C4"/>
    <w:rsid w:val="00110B19"/>
    <w:rsid w:val="0011292A"/>
    <w:rsid w:val="00112BA7"/>
    <w:rsid w:val="00116C98"/>
    <w:rsid w:val="0011785F"/>
    <w:rsid w:val="00117C14"/>
    <w:rsid w:val="001200C9"/>
    <w:rsid w:val="00122EAB"/>
    <w:rsid w:val="00124BDA"/>
    <w:rsid w:val="00124C7B"/>
    <w:rsid w:val="00126E9A"/>
    <w:rsid w:val="0013150F"/>
    <w:rsid w:val="001351BB"/>
    <w:rsid w:val="0013755A"/>
    <w:rsid w:val="00137C68"/>
    <w:rsid w:val="00140CA8"/>
    <w:rsid w:val="00143B6D"/>
    <w:rsid w:val="00146562"/>
    <w:rsid w:val="00151067"/>
    <w:rsid w:val="00152308"/>
    <w:rsid w:val="001719D8"/>
    <w:rsid w:val="0017240A"/>
    <w:rsid w:val="00174B5E"/>
    <w:rsid w:val="001756CA"/>
    <w:rsid w:val="00181F24"/>
    <w:rsid w:val="0019258A"/>
    <w:rsid w:val="00196376"/>
    <w:rsid w:val="00196A01"/>
    <w:rsid w:val="001A19EC"/>
    <w:rsid w:val="001A3E8C"/>
    <w:rsid w:val="001A519A"/>
    <w:rsid w:val="001A690E"/>
    <w:rsid w:val="001A6B3E"/>
    <w:rsid w:val="001B22E5"/>
    <w:rsid w:val="001B2B10"/>
    <w:rsid w:val="001B55E6"/>
    <w:rsid w:val="001C7744"/>
    <w:rsid w:val="001D0FD3"/>
    <w:rsid w:val="001D3B1D"/>
    <w:rsid w:val="001D3F6C"/>
    <w:rsid w:val="001D606E"/>
    <w:rsid w:val="001D61F0"/>
    <w:rsid w:val="001D681F"/>
    <w:rsid w:val="001D6A15"/>
    <w:rsid w:val="001D7282"/>
    <w:rsid w:val="001D7F1A"/>
    <w:rsid w:val="001F14C0"/>
    <w:rsid w:val="001F7E8B"/>
    <w:rsid w:val="00201685"/>
    <w:rsid w:val="00201D32"/>
    <w:rsid w:val="00204531"/>
    <w:rsid w:val="00206703"/>
    <w:rsid w:val="00207B42"/>
    <w:rsid w:val="00210B16"/>
    <w:rsid w:val="00212C16"/>
    <w:rsid w:val="00213528"/>
    <w:rsid w:val="00213A68"/>
    <w:rsid w:val="00214AAD"/>
    <w:rsid w:val="002240B4"/>
    <w:rsid w:val="00226E2D"/>
    <w:rsid w:val="00232686"/>
    <w:rsid w:val="00233EE2"/>
    <w:rsid w:val="00236AC3"/>
    <w:rsid w:val="002374CE"/>
    <w:rsid w:val="002425B1"/>
    <w:rsid w:val="002460C3"/>
    <w:rsid w:val="00246EB4"/>
    <w:rsid w:val="002512B7"/>
    <w:rsid w:val="00252DE3"/>
    <w:rsid w:val="0025481E"/>
    <w:rsid w:val="00257D42"/>
    <w:rsid w:val="00260938"/>
    <w:rsid w:val="002609B8"/>
    <w:rsid w:val="0026133A"/>
    <w:rsid w:val="00264977"/>
    <w:rsid w:val="00266497"/>
    <w:rsid w:val="0027127D"/>
    <w:rsid w:val="00271BB8"/>
    <w:rsid w:val="00273BDF"/>
    <w:rsid w:val="002822C8"/>
    <w:rsid w:val="002874FA"/>
    <w:rsid w:val="002973C6"/>
    <w:rsid w:val="002A08B1"/>
    <w:rsid w:val="002A167B"/>
    <w:rsid w:val="002A3EE4"/>
    <w:rsid w:val="002A4065"/>
    <w:rsid w:val="002A42A2"/>
    <w:rsid w:val="002A794C"/>
    <w:rsid w:val="002B0EC0"/>
    <w:rsid w:val="002C02E4"/>
    <w:rsid w:val="002D324B"/>
    <w:rsid w:val="002D37BC"/>
    <w:rsid w:val="002D3947"/>
    <w:rsid w:val="002D48CC"/>
    <w:rsid w:val="002E1E37"/>
    <w:rsid w:val="002E23FC"/>
    <w:rsid w:val="002E4967"/>
    <w:rsid w:val="002E723E"/>
    <w:rsid w:val="002E7393"/>
    <w:rsid w:val="002E73B8"/>
    <w:rsid w:val="002F0E06"/>
    <w:rsid w:val="0030316A"/>
    <w:rsid w:val="00303777"/>
    <w:rsid w:val="00304D3A"/>
    <w:rsid w:val="003105C3"/>
    <w:rsid w:val="0031152D"/>
    <w:rsid w:val="0031231B"/>
    <w:rsid w:val="003177CE"/>
    <w:rsid w:val="00333A94"/>
    <w:rsid w:val="00337937"/>
    <w:rsid w:val="00345CF7"/>
    <w:rsid w:val="00352572"/>
    <w:rsid w:val="003527E2"/>
    <w:rsid w:val="003570A4"/>
    <w:rsid w:val="003596CC"/>
    <w:rsid w:val="00361F10"/>
    <w:rsid w:val="00366BF3"/>
    <w:rsid w:val="00381E26"/>
    <w:rsid w:val="00382111"/>
    <w:rsid w:val="00382292"/>
    <w:rsid w:val="00383645"/>
    <w:rsid w:val="00383BCE"/>
    <w:rsid w:val="00387799"/>
    <w:rsid w:val="00393EC7"/>
    <w:rsid w:val="00394A20"/>
    <w:rsid w:val="003A20A3"/>
    <w:rsid w:val="003A2A59"/>
    <w:rsid w:val="003A7BA2"/>
    <w:rsid w:val="003B11AF"/>
    <w:rsid w:val="003B1690"/>
    <w:rsid w:val="003B3CC6"/>
    <w:rsid w:val="003B4C76"/>
    <w:rsid w:val="003B76C8"/>
    <w:rsid w:val="003C08C0"/>
    <w:rsid w:val="003C7A34"/>
    <w:rsid w:val="003D2AB5"/>
    <w:rsid w:val="003E0B0A"/>
    <w:rsid w:val="003F0B16"/>
    <w:rsid w:val="00401AB4"/>
    <w:rsid w:val="00403283"/>
    <w:rsid w:val="004139D2"/>
    <w:rsid w:val="004207F2"/>
    <w:rsid w:val="00420B1E"/>
    <w:rsid w:val="00423441"/>
    <w:rsid w:val="00431F78"/>
    <w:rsid w:val="00432101"/>
    <w:rsid w:val="00436D08"/>
    <w:rsid w:val="004454A0"/>
    <w:rsid w:val="00445626"/>
    <w:rsid w:val="00445A35"/>
    <w:rsid w:val="00450CCA"/>
    <w:rsid w:val="00455DDD"/>
    <w:rsid w:val="004573B8"/>
    <w:rsid w:val="004577DE"/>
    <w:rsid w:val="004607EA"/>
    <w:rsid w:val="004625E0"/>
    <w:rsid w:val="0047116D"/>
    <w:rsid w:val="004770AB"/>
    <w:rsid w:val="00480C2B"/>
    <w:rsid w:val="0048344C"/>
    <w:rsid w:val="00485CED"/>
    <w:rsid w:val="0049292D"/>
    <w:rsid w:val="004A5CFE"/>
    <w:rsid w:val="004A7078"/>
    <w:rsid w:val="004A7889"/>
    <w:rsid w:val="004B09E1"/>
    <w:rsid w:val="004B0DCB"/>
    <w:rsid w:val="004B1537"/>
    <w:rsid w:val="004B3F6C"/>
    <w:rsid w:val="004B44F1"/>
    <w:rsid w:val="004B6DFA"/>
    <w:rsid w:val="004B6E61"/>
    <w:rsid w:val="004C3FEA"/>
    <w:rsid w:val="004C5E8E"/>
    <w:rsid w:val="004D2C31"/>
    <w:rsid w:val="004D7A72"/>
    <w:rsid w:val="004E390E"/>
    <w:rsid w:val="004E5D25"/>
    <w:rsid w:val="004F2792"/>
    <w:rsid w:val="004F3663"/>
    <w:rsid w:val="004F5814"/>
    <w:rsid w:val="004F618A"/>
    <w:rsid w:val="004F6F63"/>
    <w:rsid w:val="005009B3"/>
    <w:rsid w:val="005157F5"/>
    <w:rsid w:val="00523D59"/>
    <w:rsid w:val="0053408B"/>
    <w:rsid w:val="0053775A"/>
    <w:rsid w:val="00537F51"/>
    <w:rsid w:val="00541E6E"/>
    <w:rsid w:val="00552AFF"/>
    <w:rsid w:val="00554E98"/>
    <w:rsid w:val="00556E10"/>
    <w:rsid w:val="00557CE8"/>
    <w:rsid w:val="005605A1"/>
    <w:rsid w:val="0056516C"/>
    <w:rsid w:val="00565687"/>
    <w:rsid w:val="0056708F"/>
    <w:rsid w:val="0057461E"/>
    <w:rsid w:val="005802C8"/>
    <w:rsid w:val="005853C4"/>
    <w:rsid w:val="00591F27"/>
    <w:rsid w:val="00593584"/>
    <w:rsid w:val="00596BB9"/>
    <w:rsid w:val="005A45FA"/>
    <w:rsid w:val="005A5773"/>
    <w:rsid w:val="005A68D8"/>
    <w:rsid w:val="005B087E"/>
    <w:rsid w:val="005B201C"/>
    <w:rsid w:val="005C0DEE"/>
    <w:rsid w:val="005C1CAE"/>
    <w:rsid w:val="005C3C0F"/>
    <w:rsid w:val="005C5E6F"/>
    <w:rsid w:val="005D089D"/>
    <w:rsid w:val="005D0EAE"/>
    <w:rsid w:val="005D0F98"/>
    <w:rsid w:val="005D4B38"/>
    <w:rsid w:val="005D53F1"/>
    <w:rsid w:val="005D778D"/>
    <w:rsid w:val="005E0145"/>
    <w:rsid w:val="005E0971"/>
    <w:rsid w:val="005E3CE5"/>
    <w:rsid w:val="005E62C9"/>
    <w:rsid w:val="005F077D"/>
    <w:rsid w:val="005F178C"/>
    <w:rsid w:val="005F264C"/>
    <w:rsid w:val="005F597C"/>
    <w:rsid w:val="005F6981"/>
    <w:rsid w:val="006018E6"/>
    <w:rsid w:val="00625506"/>
    <w:rsid w:val="006264FF"/>
    <w:rsid w:val="00627645"/>
    <w:rsid w:val="006442FF"/>
    <w:rsid w:val="00644501"/>
    <w:rsid w:val="00645746"/>
    <w:rsid w:val="006514C9"/>
    <w:rsid w:val="006547BA"/>
    <w:rsid w:val="00654BCA"/>
    <w:rsid w:val="00660168"/>
    <w:rsid w:val="006738B1"/>
    <w:rsid w:val="0067698E"/>
    <w:rsid w:val="006772AD"/>
    <w:rsid w:val="00685E53"/>
    <w:rsid w:val="00691768"/>
    <w:rsid w:val="0069245D"/>
    <w:rsid w:val="006967CC"/>
    <w:rsid w:val="00697062"/>
    <w:rsid w:val="00697E96"/>
    <w:rsid w:val="00697FE7"/>
    <w:rsid w:val="006A7458"/>
    <w:rsid w:val="006B2D42"/>
    <w:rsid w:val="006B566A"/>
    <w:rsid w:val="006C242F"/>
    <w:rsid w:val="006C5C5E"/>
    <w:rsid w:val="006C6080"/>
    <w:rsid w:val="006D28AD"/>
    <w:rsid w:val="006D3A09"/>
    <w:rsid w:val="006E6059"/>
    <w:rsid w:val="006E76D4"/>
    <w:rsid w:val="006F5467"/>
    <w:rsid w:val="00703032"/>
    <w:rsid w:val="0070394A"/>
    <w:rsid w:val="00703C77"/>
    <w:rsid w:val="007056A5"/>
    <w:rsid w:val="00706FF3"/>
    <w:rsid w:val="00707228"/>
    <w:rsid w:val="00707CCC"/>
    <w:rsid w:val="0071267E"/>
    <w:rsid w:val="00712FDB"/>
    <w:rsid w:val="00715574"/>
    <w:rsid w:val="007159C5"/>
    <w:rsid w:val="00717103"/>
    <w:rsid w:val="00724E0F"/>
    <w:rsid w:val="0072532D"/>
    <w:rsid w:val="00726C97"/>
    <w:rsid w:val="0073040C"/>
    <w:rsid w:val="00731CF0"/>
    <w:rsid w:val="00731E73"/>
    <w:rsid w:val="00732CE5"/>
    <w:rsid w:val="00734DB6"/>
    <w:rsid w:val="00737F56"/>
    <w:rsid w:val="00746360"/>
    <w:rsid w:val="007470E3"/>
    <w:rsid w:val="00754515"/>
    <w:rsid w:val="007663F6"/>
    <w:rsid w:val="0077059F"/>
    <w:rsid w:val="007756F6"/>
    <w:rsid w:val="00775C0A"/>
    <w:rsid w:val="00775E99"/>
    <w:rsid w:val="00783EE3"/>
    <w:rsid w:val="007873BF"/>
    <w:rsid w:val="00791D35"/>
    <w:rsid w:val="00792882"/>
    <w:rsid w:val="00794310"/>
    <w:rsid w:val="007960F6"/>
    <w:rsid w:val="00796BC4"/>
    <w:rsid w:val="00797CF5"/>
    <w:rsid w:val="007B020F"/>
    <w:rsid w:val="007B0AB4"/>
    <w:rsid w:val="007B6571"/>
    <w:rsid w:val="007C023B"/>
    <w:rsid w:val="007C26C4"/>
    <w:rsid w:val="007D4919"/>
    <w:rsid w:val="007D6C90"/>
    <w:rsid w:val="007E5573"/>
    <w:rsid w:val="007F4083"/>
    <w:rsid w:val="007F4AEC"/>
    <w:rsid w:val="007F7999"/>
    <w:rsid w:val="00800E9C"/>
    <w:rsid w:val="00804927"/>
    <w:rsid w:val="0080712E"/>
    <w:rsid w:val="00814FCF"/>
    <w:rsid w:val="00817265"/>
    <w:rsid w:val="008205EE"/>
    <w:rsid w:val="008239C4"/>
    <w:rsid w:val="008257A1"/>
    <w:rsid w:val="00827683"/>
    <w:rsid w:val="008308AD"/>
    <w:rsid w:val="00831111"/>
    <w:rsid w:val="008311E5"/>
    <w:rsid w:val="0083126F"/>
    <w:rsid w:val="00831328"/>
    <w:rsid w:val="008323C6"/>
    <w:rsid w:val="00835856"/>
    <w:rsid w:val="00840DF3"/>
    <w:rsid w:val="0084455D"/>
    <w:rsid w:val="00847B38"/>
    <w:rsid w:val="0085599A"/>
    <w:rsid w:val="00857EB4"/>
    <w:rsid w:val="00860329"/>
    <w:rsid w:val="00867A4F"/>
    <w:rsid w:val="0087110D"/>
    <w:rsid w:val="008765B1"/>
    <w:rsid w:val="00876710"/>
    <w:rsid w:val="00881EF1"/>
    <w:rsid w:val="00887155"/>
    <w:rsid w:val="00887652"/>
    <w:rsid w:val="0089380E"/>
    <w:rsid w:val="00895633"/>
    <w:rsid w:val="008A0243"/>
    <w:rsid w:val="008A17E0"/>
    <w:rsid w:val="008A3010"/>
    <w:rsid w:val="008A3C0A"/>
    <w:rsid w:val="008B4143"/>
    <w:rsid w:val="008B4D7F"/>
    <w:rsid w:val="008C0C68"/>
    <w:rsid w:val="008C4260"/>
    <w:rsid w:val="008C579F"/>
    <w:rsid w:val="008C7F5B"/>
    <w:rsid w:val="008D0692"/>
    <w:rsid w:val="008D2475"/>
    <w:rsid w:val="008D6F30"/>
    <w:rsid w:val="008F26D5"/>
    <w:rsid w:val="008F2F51"/>
    <w:rsid w:val="008F7975"/>
    <w:rsid w:val="00900223"/>
    <w:rsid w:val="0090286C"/>
    <w:rsid w:val="00902A86"/>
    <w:rsid w:val="0091059B"/>
    <w:rsid w:val="00910700"/>
    <w:rsid w:val="00913970"/>
    <w:rsid w:val="00921E9F"/>
    <w:rsid w:val="0092413E"/>
    <w:rsid w:val="00924DB8"/>
    <w:rsid w:val="00924E92"/>
    <w:rsid w:val="0092730D"/>
    <w:rsid w:val="00932E99"/>
    <w:rsid w:val="009365AF"/>
    <w:rsid w:val="0094384E"/>
    <w:rsid w:val="00943B13"/>
    <w:rsid w:val="009440D6"/>
    <w:rsid w:val="009449E0"/>
    <w:rsid w:val="00950527"/>
    <w:rsid w:val="00951786"/>
    <w:rsid w:val="0095223D"/>
    <w:rsid w:val="00954EB8"/>
    <w:rsid w:val="0096148A"/>
    <w:rsid w:val="0096421B"/>
    <w:rsid w:val="009646C8"/>
    <w:rsid w:val="00965E17"/>
    <w:rsid w:val="00971A84"/>
    <w:rsid w:val="0097446E"/>
    <w:rsid w:val="00987269"/>
    <w:rsid w:val="0099128C"/>
    <w:rsid w:val="009A1560"/>
    <w:rsid w:val="009A2503"/>
    <w:rsid w:val="009A4D24"/>
    <w:rsid w:val="009A6C1E"/>
    <w:rsid w:val="009B2A84"/>
    <w:rsid w:val="009C3472"/>
    <w:rsid w:val="009C7A88"/>
    <w:rsid w:val="009D162C"/>
    <w:rsid w:val="009D7813"/>
    <w:rsid w:val="009E2A51"/>
    <w:rsid w:val="009E7535"/>
    <w:rsid w:val="009E7CE5"/>
    <w:rsid w:val="009F0C19"/>
    <w:rsid w:val="009F6E7A"/>
    <w:rsid w:val="00A057A5"/>
    <w:rsid w:val="00A11D06"/>
    <w:rsid w:val="00A1456B"/>
    <w:rsid w:val="00A167D9"/>
    <w:rsid w:val="00A23363"/>
    <w:rsid w:val="00A2565E"/>
    <w:rsid w:val="00A313FE"/>
    <w:rsid w:val="00A341B2"/>
    <w:rsid w:val="00A3431A"/>
    <w:rsid w:val="00A40DCC"/>
    <w:rsid w:val="00A44F22"/>
    <w:rsid w:val="00A528BD"/>
    <w:rsid w:val="00A55E8D"/>
    <w:rsid w:val="00A60C67"/>
    <w:rsid w:val="00A6125B"/>
    <w:rsid w:val="00A627A7"/>
    <w:rsid w:val="00A74E37"/>
    <w:rsid w:val="00A820EE"/>
    <w:rsid w:val="00A90D62"/>
    <w:rsid w:val="00A91BFC"/>
    <w:rsid w:val="00A9275C"/>
    <w:rsid w:val="00A9344B"/>
    <w:rsid w:val="00A93725"/>
    <w:rsid w:val="00A9544A"/>
    <w:rsid w:val="00A968E7"/>
    <w:rsid w:val="00AA0051"/>
    <w:rsid w:val="00AA406B"/>
    <w:rsid w:val="00AA7689"/>
    <w:rsid w:val="00AA7915"/>
    <w:rsid w:val="00AB4534"/>
    <w:rsid w:val="00AB4A65"/>
    <w:rsid w:val="00AB5C85"/>
    <w:rsid w:val="00AB5D63"/>
    <w:rsid w:val="00AC2DC8"/>
    <w:rsid w:val="00AC4DDB"/>
    <w:rsid w:val="00AC75C7"/>
    <w:rsid w:val="00AD071E"/>
    <w:rsid w:val="00AD5ACF"/>
    <w:rsid w:val="00AD5CAD"/>
    <w:rsid w:val="00AE3E85"/>
    <w:rsid w:val="00AF1255"/>
    <w:rsid w:val="00B004DA"/>
    <w:rsid w:val="00B00578"/>
    <w:rsid w:val="00B12B17"/>
    <w:rsid w:val="00B22084"/>
    <w:rsid w:val="00B226A5"/>
    <w:rsid w:val="00B25F53"/>
    <w:rsid w:val="00B30B65"/>
    <w:rsid w:val="00B351E0"/>
    <w:rsid w:val="00B35CBA"/>
    <w:rsid w:val="00B40737"/>
    <w:rsid w:val="00B56A13"/>
    <w:rsid w:val="00B62E30"/>
    <w:rsid w:val="00B74E4C"/>
    <w:rsid w:val="00B761E8"/>
    <w:rsid w:val="00B7742B"/>
    <w:rsid w:val="00B83DFD"/>
    <w:rsid w:val="00B83E78"/>
    <w:rsid w:val="00B852B4"/>
    <w:rsid w:val="00B872CC"/>
    <w:rsid w:val="00B8786D"/>
    <w:rsid w:val="00B901D5"/>
    <w:rsid w:val="00B92C98"/>
    <w:rsid w:val="00B95756"/>
    <w:rsid w:val="00B965ED"/>
    <w:rsid w:val="00BA517A"/>
    <w:rsid w:val="00BB11F6"/>
    <w:rsid w:val="00BB2094"/>
    <w:rsid w:val="00BB2A76"/>
    <w:rsid w:val="00BB2AF7"/>
    <w:rsid w:val="00BB3E30"/>
    <w:rsid w:val="00BB5105"/>
    <w:rsid w:val="00BC030A"/>
    <w:rsid w:val="00BD5A1A"/>
    <w:rsid w:val="00BD6E85"/>
    <w:rsid w:val="00BE0A17"/>
    <w:rsid w:val="00BE76B9"/>
    <w:rsid w:val="00BE7A30"/>
    <w:rsid w:val="00BF3B2D"/>
    <w:rsid w:val="00BF475C"/>
    <w:rsid w:val="00BF7575"/>
    <w:rsid w:val="00C00201"/>
    <w:rsid w:val="00C00690"/>
    <w:rsid w:val="00C010FE"/>
    <w:rsid w:val="00C0156E"/>
    <w:rsid w:val="00C03859"/>
    <w:rsid w:val="00C067C5"/>
    <w:rsid w:val="00C06E88"/>
    <w:rsid w:val="00C076B3"/>
    <w:rsid w:val="00C12C00"/>
    <w:rsid w:val="00C13C35"/>
    <w:rsid w:val="00C1725B"/>
    <w:rsid w:val="00C203FA"/>
    <w:rsid w:val="00C25C02"/>
    <w:rsid w:val="00C31E65"/>
    <w:rsid w:val="00C32154"/>
    <w:rsid w:val="00C3766A"/>
    <w:rsid w:val="00C43385"/>
    <w:rsid w:val="00C5020D"/>
    <w:rsid w:val="00C52001"/>
    <w:rsid w:val="00C52918"/>
    <w:rsid w:val="00C5602E"/>
    <w:rsid w:val="00C604DB"/>
    <w:rsid w:val="00C608B1"/>
    <w:rsid w:val="00C60B8C"/>
    <w:rsid w:val="00C66DBB"/>
    <w:rsid w:val="00C719B9"/>
    <w:rsid w:val="00C722FB"/>
    <w:rsid w:val="00C72692"/>
    <w:rsid w:val="00C727EE"/>
    <w:rsid w:val="00C74408"/>
    <w:rsid w:val="00C74849"/>
    <w:rsid w:val="00C749FD"/>
    <w:rsid w:val="00C840D3"/>
    <w:rsid w:val="00C84EDC"/>
    <w:rsid w:val="00C84FB0"/>
    <w:rsid w:val="00C937C6"/>
    <w:rsid w:val="00C94B14"/>
    <w:rsid w:val="00C95F11"/>
    <w:rsid w:val="00C95FD0"/>
    <w:rsid w:val="00C96421"/>
    <w:rsid w:val="00CA4363"/>
    <w:rsid w:val="00CA7882"/>
    <w:rsid w:val="00CB0383"/>
    <w:rsid w:val="00CB0A4C"/>
    <w:rsid w:val="00CB7114"/>
    <w:rsid w:val="00CB71B4"/>
    <w:rsid w:val="00CC4CE8"/>
    <w:rsid w:val="00CC7742"/>
    <w:rsid w:val="00CD0563"/>
    <w:rsid w:val="00CD347F"/>
    <w:rsid w:val="00CE244C"/>
    <w:rsid w:val="00CE41EF"/>
    <w:rsid w:val="00CE45B2"/>
    <w:rsid w:val="00CE759B"/>
    <w:rsid w:val="00CF51B1"/>
    <w:rsid w:val="00D00687"/>
    <w:rsid w:val="00D00A4F"/>
    <w:rsid w:val="00D05DAD"/>
    <w:rsid w:val="00D063A1"/>
    <w:rsid w:val="00D1182A"/>
    <w:rsid w:val="00D163F2"/>
    <w:rsid w:val="00D16C87"/>
    <w:rsid w:val="00D253D1"/>
    <w:rsid w:val="00D26F97"/>
    <w:rsid w:val="00D33B38"/>
    <w:rsid w:val="00D37844"/>
    <w:rsid w:val="00D3B8B0"/>
    <w:rsid w:val="00D420F8"/>
    <w:rsid w:val="00D45368"/>
    <w:rsid w:val="00D47A73"/>
    <w:rsid w:val="00D646EA"/>
    <w:rsid w:val="00D7474E"/>
    <w:rsid w:val="00D8389C"/>
    <w:rsid w:val="00D84E98"/>
    <w:rsid w:val="00D873DE"/>
    <w:rsid w:val="00D929BB"/>
    <w:rsid w:val="00D93CE1"/>
    <w:rsid w:val="00DA1D5A"/>
    <w:rsid w:val="00DA2226"/>
    <w:rsid w:val="00DB0653"/>
    <w:rsid w:val="00DB2739"/>
    <w:rsid w:val="00DB6A4B"/>
    <w:rsid w:val="00DB6B9F"/>
    <w:rsid w:val="00DC6B7A"/>
    <w:rsid w:val="00DC774C"/>
    <w:rsid w:val="00DC7999"/>
    <w:rsid w:val="00DD090F"/>
    <w:rsid w:val="00DD456A"/>
    <w:rsid w:val="00DD4655"/>
    <w:rsid w:val="00DE5EB8"/>
    <w:rsid w:val="00DF22DA"/>
    <w:rsid w:val="00DF7A35"/>
    <w:rsid w:val="00E0045F"/>
    <w:rsid w:val="00E0185D"/>
    <w:rsid w:val="00E07638"/>
    <w:rsid w:val="00E11596"/>
    <w:rsid w:val="00E133CD"/>
    <w:rsid w:val="00E1544D"/>
    <w:rsid w:val="00E159C4"/>
    <w:rsid w:val="00E17CF8"/>
    <w:rsid w:val="00E23390"/>
    <w:rsid w:val="00E23B94"/>
    <w:rsid w:val="00E25D16"/>
    <w:rsid w:val="00E2709D"/>
    <w:rsid w:val="00E30285"/>
    <w:rsid w:val="00E33864"/>
    <w:rsid w:val="00E34033"/>
    <w:rsid w:val="00E37B78"/>
    <w:rsid w:val="00E453F7"/>
    <w:rsid w:val="00E47968"/>
    <w:rsid w:val="00E51F76"/>
    <w:rsid w:val="00E57AD8"/>
    <w:rsid w:val="00E63000"/>
    <w:rsid w:val="00E6400B"/>
    <w:rsid w:val="00E66A18"/>
    <w:rsid w:val="00E707F3"/>
    <w:rsid w:val="00E71D12"/>
    <w:rsid w:val="00E735F4"/>
    <w:rsid w:val="00E746BA"/>
    <w:rsid w:val="00E752D5"/>
    <w:rsid w:val="00E76180"/>
    <w:rsid w:val="00E8063E"/>
    <w:rsid w:val="00E842D2"/>
    <w:rsid w:val="00E87A08"/>
    <w:rsid w:val="00E90CA9"/>
    <w:rsid w:val="00E9301D"/>
    <w:rsid w:val="00E95499"/>
    <w:rsid w:val="00EA1A94"/>
    <w:rsid w:val="00EA4D62"/>
    <w:rsid w:val="00EA5E1E"/>
    <w:rsid w:val="00EB50C8"/>
    <w:rsid w:val="00EB674B"/>
    <w:rsid w:val="00EB74B1"/>
    <w:rsid w:val="00EC323C"/>
    <w:rsid w:val="00ED6A89"/>
    <w:rsid w:val="00EE2779"/>
    <w:rsid w:val="00EE5E92"/>
    <w:rsid w:val="00EE7065"/>
    <w:rsid w:val="00EF4D1D"/>
    <w:rsid w:val="00EF5DF2"/>
    <w:rsid w:val="00F01583"/>
    <w:rsid w:val="00F022A4"/>
    <w:rsid w:val="00F031C6"/>
    <w:rsid w:val="00F1690E"/>
    <w:rsid w:val="00F22E2B"/>
    <w:rsid w:val="00F24160"/>
    <w:rsid w:val="00F32453"/>
    <w:rsid w:val="00F326ED"/>
    <w:rsid w:val="00F4038B"/>
    <w:rsid w:val="00F419E1"/>
    <w:rsid w:val="00F41B6A"/>
    <w:rsid w:val="00F427C5"/>
    <w:rsid w:val="00F43394"/>
    <w:rsid w:val="00F45DB6"/>
    <w:rsid w:val="00F47DD8"/>
    <w:rsid w:val="00F52A61"/>
    <w:rsid w:val="00F63EF8"/>
    <w:rsid w:val="00F75916"/>
    <w:rsid w:val="00F80ED6"/>
    <w:rsid w:val="00F814F1"/>
    <w:rsid w:val="00F82BE7"/>
    <w:rsid w:val="00F83286"/>
    <w:rsid w:val="00F865F2"/>
    <w:rsid w:val="00F9075F"/>
    <w:rsid w:val="00F91A6A"/>
    <w:rsid w:val="00F97A7A"/>
    <w:rsid w:val="00FA07E1"/>
    <w:rsid w:val="00FA1A8A"/>
    <w:rsid w:val="00FB04F7"/>
    <w:rsid w:val="00FB0ABF"/>
    <w:rsid w:val="00FB10CA"/>
    <w:rsid w:val="00FB241D"/>
    <w:rsid w:val="00FB3A4F"/>
    <w:rsid w:val="00FC42BA"/>
    <w:rsid w:val="00FC4CCE"/>
    <w:rsid w:val="00FC6318"/>
    <w:rsid w:val="00FD51C9"/>
    <w:rsid w:val="00FD74A9"/>
    <w:rsid w:val="00FE071F"/>
    <w:rsid w:val="00FE0CA1"/>
    <w:rsid w:val="00FE2106"/>
    <w:rsid w:val="00FE4AA3"/>
    <w:rsid w:val="00FE69B1"/>
    <w:rsid w:val="00FE752C"/>
    <w:rsid w:val="00FF3975"/>
    <w:rsid w:val="00FF4606"/>
    <w:rsid w:val="00FF7A21"/>
    <w:rsid w:val="01A28FB8"/>
    <w:rsid w:val="01CDE057"/>
    <w:rsid w:val="01DEBD5F"/>
    <w:rsid w:val="01ECCA30"/>
    <w:rsid w:val="0261B2D1"/>
    <w:rsid w:val="028CA647"/>
    <w:rsid w:val="03715DBF"/>
    <w:rsid w:val="037B1D38"/>
    <w:rsid w:val="03849D5A"/>
    <w:rsid w:val="03D1B4F6"/>
    <w:rsid w:val="043EED51"/>
    <w:rsid w:val="04A86B9A"/>
    <w:rsid w:val="04C62683"/>
    <w:rsid w:val="04ECB29E"/>
    <w:rsid w:val="058A853B"/>
    <w:rsid w:val="058B8A33"/>
    <w:rsid w:val="059B1900"/>
    <w:rsid w:val="05B4CE0E"/>
    <w:rsid w:val="05DA286B"/>
    <w:rsid w:val="05E1AF46"/>
    <w:rsid w:val="0615C445"/>
    <w:rsid w:val="06765AA8"/>
    <w:rsid w:val="071A6928"/>
    <w:rsid w:val="07351F22"/>
    <w:rsid w:val="07A2C274"/>
    <w:rsid w:val="07C46EA7"/>
    <w:rsid w:val="0834C612"/>
    <w:rsid w:val="083F7E93"/>
    <w:rsid w:val="08F2DD23"/>
    <w:rsid w:val="09229294"/>
    <w:rsid w:val="09CDAF8C"/>
    <w:rsid w:val="09EC5EC4"/>
    <w:rsid w:val="0A62DEF2"/>
    <w:rsid w:val="0A982EA1"/>
    <w:rsid w:val="0BA40A36"/>
    <w:rsid w:val="0BC9C546"/>
    <w:rsid w:val="0BD28AB9"/>
    <w:rsid w:val="0C1579D0"/>
    <w:rsid w:val="0C18E369"/>
    <w:rsid w:val="0C6D3F2D"/>
    <w:rsid w:val="0C889D31"/>
    <w:rsid w:val="0C8C2084"/>
    <w:rsid w:val="0D5AD72B"/>
    <w:rsid w:val="0D8161B8"/>
    <w:rsid w:val="0E32E5E2"/>
    <w:rsid w:val="0E91CE7C"/>
    <w:rsid w:val="0F0A2520"/>
    <w:rsid w:val="0F634D97"/>
    <w:rsid w:val="0F82C450"/>
    <w:rsid w:val="0F855E9E"/>
    <w:rsid w:val="11184183"/>
    <w:rsid w:val="1131B8FB"/>
    <w:rsid w:val="1190AA5E"/>
    <w:rsid w:val="11D7A772"/>
    <w:rsid w:val="12045D9F"/>
    <w:rsid w:val="1220443C"/>
    <w:rsid w:val="127578BB"/>
    <w:rsid w:val="12BCDD24"/>
    <w:rsid w:val="12F6E296"/>
    <w:rsid w:val="139FFBBD"/>
    <w:rsid w:val="13AA0A70"/>
    <w:rsid w:val="13EA76D8"/>
    <w:rsid w:val="1499CAA1"/>
    <w:rsid w:val="14D61A6F"/>
    <w:rsid w:val="14E014B4"/>
    <w:rsid w:val="14FE1BA3"/>
    <w:rsid w:val="15D7BE3A"/>
    <w:rsid w:val="16950370"/>
    <w:rsid w:val="16DEB022"/>
    <w:rsid w:val="17835FBA"/>
    <w:rsid w:val="17C924DA"/>
    <w:rsid w:val="180DBB31"/>
    <w:rsid w:val="1859D042"/>
    <w:rsid w:val="19475849"/>
    <w:rsid w:val="19593E66"/>
    <w:rsid w:val="196B8375"/>
    <w:rsid w:val="1A08E44D"/>
    <w:rsid w:val="1AEA9286"/>
    <w:rsid w:val="1C62AEDF"/>
    <w:rsid w:val="1CCE9977"/>
    <w:rsid w:val="1CF9EAEF"/>
    <w:rsid w:val="1D0BBD3E"/>
    <w:rsid w:val="1E5C7B52"/>
    <w:rsid w:val="1E69F783"/>
    <w:rsid w:val="1E831EB8"/>
    <w:rsid w:val="1ECB47C3"/>
    <w:rsid w:val="1EE378AD"/>
    <w:rsid w:val="1EEA518E"/>
    <w:rsid w:val="1F2FF2AB"/>
    <w:rsid w:val="1FA30675"/>
    <w:rsid w:val="1FAC6F1C"/>
    <w:rsid w:val="1FAE743D"/>
    <w:rsid w:val="1FC8F526"/>
    <w:rsid w:val="20337624"/>
    <w:rsid w:val="208C1395"/>
    <w:rsid w:val="20E2194B"/>
    <w:rsid w:val="216E7B2B"/>
    <w:rsid w:val="21AE7239"/>
    <w:rsid w:val="22144768"/>
    <w:rsid w:val="227A87DD"/>
    <w:rsid w:val="22B01604"/>
    <w:rsid w:val="231921F8"/>
    <w:rsid w:val="236EB7E1"/>
    <w:rsid w:val="239F5DE3"/>
    <w:rsid w:val="23A98C04"/>
    <w:rsid w:val="244EB628"/>
    <w:rsid w:val="24E0F3BC"/>
    <w:rsid w:val="25327CA7"/>
    <w:rsid w:val="253462FB"/>
    <w:rsid w:val="255848DC"/>
    <w:rsid w:val="25647CE6"/>
    <w:rsid w:val="257934C7"/>
    <w:rsid w:val="258310D0"/>
    <w:rsid w:val="25F1B45E"/>
    <w:rsid w:val="2641428B"/>
    <w:rsid w:val="26523B27"/>
    <w:rsid w:val="26C1E21D"/>
    <w:rsid w:val="26C21FB3"/>
    <w:rsid w:val="26CA3F0F"/>
    <w:rsid w:val="26CD333F"/>
    <w:rsid w:val="26E1D2AD"/>
    <w:rsid w:val="27451BFD"/>
    <w:rsid w:val="27DB15DC"/>
    <w:rsid w:val="281E4663"/>
    <w:rsid w:val="2879E17D"/>
    <w:rsid w:val="29032B64"/>
    <w:rsid w:val="290CBC18"/>
    <w:rsid w:val="2922C121"/>
    <w:rsid w:val="2950ED93"/>
    <w:rsid w:val="29BC2442"/>
    <w:rsid w:val="2AA61F02"/>
    <w:rsid w:val="2AD28E23"/>
    <w:rsid w:val="2B463FE5"/>
    <w:rsid w:val="2B56B16E"/>
    <w:rsid w:val="2B67F6DD"/>
    <w:rsid w:val="2B75D1EF"/>
    <w:rsid w:val="2B884C65"/>
    <w:rsid w:val="2C2BD0CA"/>
    <w:rsid w:val="2C30B95E"/>
    <w:rsid w:val="2C74857D"/>
    <w:rsid w:val="2C7C3B17"/>
    <w:rsid w:val="2D03C73E"/>
    <w:rsid w:val="2D6ABD93"/>
    <w:rsid w:val="2D7E11B3"/>
    <w:rsid w:val="2DFF49E5"/>
    <w:rsid w:val="2F4EDE42"/>
    <w:rsid w:val="2F6DBB15"/>
    <w:rsid w:val="2F8E2AA1"/>
    <w:rsid w:val="30B174DA"/>
    <w:rsid w:val="30BDD1D1"/>
    <w:rsid w:val="3176C509"/>
    <w:rsid w:val="31D4C275"/>
    <w:rsid w:val="31D61F4E"/>
    <w:rsid w:val="31E5E881"/>
    <w:rsid w:val="32BD1E53"/>
    <w:rsid w:val="32D57C67"/>
    <w:rsid w:val="3381B8E2"/>
    <w:rsid w:val="33ABE446"/>
    <w:rsid w:val="33CC33B7"/>
    <w:rsid w:val="345166D0"/>
    <w:rsid w:val="364F28C1"/>
    <w:rsid w:val="368505E7"/>
    <w:rsid w:val="36ABC71E"/>
    <w:rsid w:val="36ADD584"/>
    <w:rsid w:val="37EFA03B"/>
    <w:rsid w:val="380E2B41"/>
    <w:rsid w:val="3A1DB7DC"/>
    <w:rsid w:val="3A31D1E2"/>
    <w:rsid w:val="3A391856"/>
    <w:rsid w:val="3B0FDB3C"/>
    <w:rsid w:val="3B1BD248"/>
    <w:rsid w:val="3C74D7DA"/>
    <w:rsid w:val="3CA8F788"/>
    <w:rsid w:val="3CB3E8BA"/>
    <w:rsid w:val="3CC77CBA"/>
    <w:rsid w:val="3D0A2FEE"/>
    <w:rsid w:val="3DEEFEEA"/>
    <w:rsid w:val="3E543191"/>
    <w:rsid w:val="3E664178"/>
    <w:rsid w:val="3E88FCD6"/>
    <w:rsid w:val="3E9CAAA7"/>
    <w:rsid w:val="3EE84D90"/>
    <w:rsid w:val="3FB32670"/>
    <w:rsid w:val="3FB4C4E6"/>
    <w:rsid w:val="3FE2BE87"/>
    <w:rsid w:val="402DA9C3"/>
    <w:rsid w:val="40B47BBF"/>
    <w:rsid w:val="40E5E05D"/>
    <w:rsid w:val="41047B1B"/>
    <w:rsid w:val="419B3E19"/>
    <w:rsid w:val="41A51DEA"/>
    <w:rsid w:val="41AA3F15"/>
    <w:rsid w:val="41C32507"/>
    <w:rsid w:val="42111E0E"/>
    <w:rsid w:val="42358EB4"/>
    <w:rsid w:val="42B0258D"/>
    <w:rsid w:val="433958B9"/>
    <w:rsid w:val="4344079E"/>
    <w:rsid w:val="434DED62"/>
    <w:rsid w:val="437721A6"/>
    <w:rsid w:val="43F88A86"/>
    <w:rsid w:val="43F8BD57"/>
    <w:rsid w:val="44A01111"/>
    <w:rsid w:val="453181FE"/>
    <w:rsid w:val="4560E153"/>
    <w:rsid w:val="45D95D96"/>
    <w:rsid w:val="4635B67A"/>
    <w:rsid w:val="466EBED5"/>
    <w:rsid w:val="468B4508"/>
    <w:rsid w:val="48046CEA"/>
    <w:rsid w:val="48272E98"/>
    <w:rsid w:val="482B112D"/>
    <w:rsid w:val="48581E94"/>
    <w:rsid w:val="492D5A18"/>
    <w:rsid w:val="49954848"/>
    <w:rsid w:val="49A0D0EC"/>
    <w:rsid w:val="49D361EB"/>
    <w:rsid w:val="4A185EC5"/>
    <w:rsid w:val="4A81AA84"/>
    <w:rsid w:val="4A973204"/>
    <w:rsid w:val="4AB1FBBC"/>
    <w:rsid w:val="4AC981C3"/>
    <w:rsid w:val="4B281176"/>
    <w:rsid w:val="4B2E917B"/>
    <w:rsid w:val="4B8F30B7"/>
    <w:rsid w:val="4BA5AFF0"/>
    <w:rsid w:val="4BCD246D"/>
    <w:rsid w:val="4BD0E630"/>
    <w:rsid w:val="4BD79B08"/>
    <w:rsid w:val="4C06E700"/>
    <w:rsid w:val="4C846ECE"/>
    <w:rsid w:val="4CAEAAF8"/>
    <w:rsid w:val="4DBA1021"/>
    <w:rsid w:val="4DDF444F"/>
    <w:rsid w:val="4E1E46F1"/>
    <w:rsid w:val="4E898C66"/>
    <w:rsid w:val="4E8D54FB"/>
    <w:rsid w:val="4F04A52B"/>
    <w:rsid w:val="4FC8B2AD"/>
    <w:rsid w:val="4FF53876"/>
    <w:rsid w:val="50904323"/>
    <w:rsid w:val="50C5A7A9"/>
    <w:rsid w:val="50C7EE5C"/>
    <w:rsid w:val="512A144F"/>
    <w:rsid w:val="534135DC"/>
    <w:rsid w:val="53D54AEE"/>
    <w:rsid w:val="540FE7D8"/>
    <w:rsid w:val="546E9E9C"/>
    <w:rsid w:val="54AC7D13"/>
    <w:rsid w:val="54BD767D"/>
    <w:rsid w:val="54C38714"/>
    <w:rsid w:val="54E322C3"/>
    <w:rsid w:val="559C1221"/>
    <w:rsid w:val="55ABEB0A"/>
    <w:rsid w:val="55FBF5B2"/>
    <w:rsid w:val="560F345A"/>
    <w:rsid w:val="5620E372"/>
    <w:rsid w:val="56251D47"/>
    <w:rsid w:val="564BC031"/>
    <w:rsid w:val="564EC9A2"/>
    <w:rsid w:val="567ACFD7"/>
    <w:rsid w:val="56A435F1"/>
    <w:rsid w:val="574BBF91"/>
    <w:rsid w:val="579C26C9"/>
    <w:rsid w:val="58869F90"/>
    <w:rsid w:val="5A2A4DC4"/>
    <w:rsid w:val="5A3DF113"/>
    <w:rsid w:val="5A5FCB72"/>
    <w:rsid w:val="5A881024"/>
    <w:rsid w:val="5CC5236F"/>
    <w:rsid w:val="5CD56D1B"/>
    <w:rsid w:val="5D0D8DC0"/>
    <w:rsid w:val="5D2B0C3B"/>
    <w:rsid w:val="5D42AC12"/>
    <w:rsid w:val="5DBD3C96"/>
    <w:rsid w:val="5E38BBAB"/>
    <w:rsid w:val="5EEE5510"/>
    <w:rsid w:val="5F375FE2"/>
    <w:rsid w:val="5FD5931F"/>
    <w:rsid w:val="60328752"/>
    <w:rsid w:val="60C490B5"/>
    <w:rsid w:val="615A2BEE"/>
    <w:rsid w:val="615F62E1"/>
    <w:rsid w:val="61D01E1B"/>
    <w:rsid w:val="62139D12"/>
    <w:rsid w:val="62386F33"/>
    <w:rsid w:val="62683815"/>
    <w:rsid w:val="628F993E"/>
    <w:rsid w:val="62D4902D"/>
    <w:rsid w:val="6389D85F"/>
    <w:rsid w:val="63BD7517"/>
    <w:rsid w:val="65F9BB36"/>
    <w:rsid w:val="666177EF"/>
    <w:rsid w:val="6667F133"/>
    <w:rsid w:val="6727C638"/>
    <w:rsid w:val="6752BC12"/>
    <w:rsid w:val="68A152EE"/>
    <w:rsid w:val="68DAF88E"/>
    <w:rsid w:val="68F2DD2A"/>
    <w:rsid w:val="691307DD"/>
    <w:rsid w:val="69875C1A"/>
    <w:rsid w:val="69F03764"/>
    <w:rsid w:val="69FF5472"/>
    <w:rsid w:val="6A0D2E24"/>
    <w:rsid w:val="6A1BFED0"/>
    <w:rsid w:val="6A985218"/>
    <w:rsid w:val="6A9BD8EB"/>
    <w:rsid w:val="6AA7B6ED"/>
    <w:rsid w:val="6AE0CFDA"/>
    <w:rsid w:val="6B564C49"/>
    <w:rsid w:val="6B99C312"/>
    <w:rsid w:val="6B9B8FBE"/>
    <w:rsid w:val="6BEF7CC0"/>
    <w:rsid w:val="6C387395"/>
    <w:rsid w:val="6C57792D"/>
    <w:rsid w:val="6D6E7390"/>
    <w:rsid w:val="6DC920D3"/>
    <w:rsid w:val="6E496F2F"/>
    <w:rsid w:val="6E584262"/>
    <w:rsid w:val="6E882BB8"/>
    <w:rsid w:val="6F31765C"/>
    <w:rsid w:val="6F6EA7FE"/>
    <w:rsid w:val="6F856E83"/>
    <w:rsid w:val="6F93D3FC"/>
    <w:rsid w:val="6FAF6142"/>
    <w:rsid w:val="704DE5B5"/>
    <w:rsid w:val="70958F91"/>
    <w:rsid w:val="70BE36F5"/>
    <w:rsid w:val="710C2628"/>
    <w:rsid w:val="710D5518"/>
    <w:rsid w:val="7134E62B"/>
    <w:rsid w:val="7169C221"/>
    <w:rsid w:val="71813DED"/>
    <w:rsid w:val="71CDDFFA"/>
    <w:rsid w:val="71D7AB5D"/>
    <w:rsid w:val="71EC41F2"/>
    <w:rsid w:val="7221820A"/>
    <w:rsid w:val="7261F8FC"/>
    <w:rsid w:val="72709F02"/>
    <w:rsid w:val="72B49AFA"/>
    <w:rsid w:val="72BB8A3E"/>
    <w:rsid w:val="735FBFA3"/>
    <w:rsid w:val="7372360E"/>
    <w:rsid w:val="738C9A1A"/>
    <w:rsid w:val="739FFC29"/>
    <w:rsid w:val="73FDC95D"/>
    <w:rsid w:val="74B73B81"/>
    <w:rsid w:val="75820DB0"/>
    <w:rsid w:val="75868600"/>
    <w:rsid w:val="75E2BA9F"/>
    <w:rsid w:val="7607285E"/>
    <w:rsid w:val="76193816"/>
    <w:rsid w:val="76387BFE"/>
    <w:rsid w:val="7646B7B1"/>
    <w:rsid w:val="7671D756"/>
    <w:rsid w:val="76B9BEC8"/>
    <w:rsid w:val="7733D295"/>
    <w:rsid w:val="7772A239"/>
    <w:rsid w:val="777B67AC"/>
    <w:rsid w:val="77C85EAE"/>
    <w:rsid w:val="77D55411"/>
    <w:rsid w:val="77FFE544"/>
    <w:rsid w:val="78BC95F7"/>
    <w:rsid w:val="78DAB1B0"/>
    <w:rsid w:val="78ECF989"/>
    <w:rsid w:val="7955AC10"/>
    <w:rsid w:val="798DFB10"/>
    <w:rsid w:val="79EF28BB"/>
    <w:rsid w:val="79F64BF8"/>
    <w:rsid w:val="7A429423"/>
    <w:rsid w:val="7A990729"/>
    <w:rsid w:val="7B6A269F"/>
    <w:rsid w:val="7B8D6194"/>
    <w:rsid w:val="7C1C7A9E"/>
    <w:rsid w:val="7C6CC689"/>
    <w:rsid w:val="7CBD3CE7"/>
    <w:rsid w:val="7D57C30E"/>
    <w:rsid w:val="7D7C63CB"/>
    <w:rsid w:val="7DA441E1"/>
    <w:rsid w:val="7EBD7A72"/>
    <w:rsid w:val="7EF72B04"/>
    <w:rsid w:val="7EFC337A"/>
    <w:rsid w:val="7F72B24F"/>
    <w:rsid w:val="7F8A26B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DEA24"/>
  <w15:chartTrackingRefBased/>
  <w15:docId w15:val="{DDBD4545-0D15-4A55-ADD7-BA83ABE50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C7"/>
  </w:style>
  <w:style w:type="paragraph" w:styleId="Heading1">
    <w:name w:val="heading 1"/>
    <w:basedOn w:val="Normal"/>
    <w:link w:val="Heading1Char"/>
    <w:uiPriority w:val="9"/>
    <w:qFormat/>
    <w:rsid w:val="002E496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eastAsia="en-CA"/>
      <w14:ligatures w14:val="none"/>
    </w:rPr>
  </w:style>
  <w:style w:type="paragraph" w:styleId="Heading2">
    <w:name w:val="heading 2"/>
    <w:basedOn w:val="Normal"/>
    <w:link w:val="Heading2Char"/>
    <w:uiPriority w:val="9"/>
    <w:qFormat/>
    <w:rsid w:val="002E4967"/>
    <w:pPr>
      <w:spacing w:before="100" w:beforeAutospacing="1" w:after="100" w:afterAutospacing="1" w:line="240" w:lineRule="auto"/>
      <w:outlineLvl w:val="1"/>
    </w:pPr>
    <w:rPr>
      <w:rFonts w:ascii="Times New Roman" w:eastAsia="Times New Roman" w:hAnsi="Times New Roman" w:cs="Times New Roman"/>
      <w:b/>
      <w:bCs/>
      <w:kern w:val="0"/>
      <w:sz w:val="36"/>
      <w:szCs w:val="36"/>
      <w:lang w:val="en-CA"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30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F618A"/>
    <w:rPr>
      <w:color w:val="0563C1" w:themeColor="hyperlink"/>
      <w:u w:val="single"/>
    </w:rPr>
  </w:style>
  <w:style w:type="character" w:customStyle="1" w:styleId="Heading1Char">
    <w:name w:val="Heading 1 Char"/>
    <w:basedOn w:val="DefaultParagraphFont"/>
    <w:link w:val="Heading1"/>
    <w:uiPriority w:val="9"/>
    <w:rsid w:val="002E4967"/>
    <w:rPr>
      <w:rFonts w:ascii="Times New Roman" w:eastAsia="Times New Roman" w:hAnsi="Times New Roman" w:cs="Times New Roman"/>
      <w:b/>
      <w:bCs/>
      <w:kern w:val="36"/>
      <w:sz w:val="48"/>
      <w:szCs w:val="48"/>
      <w:lang w:val="en-CA" w:eastAsia="en-CA"/>
      <w14:ligatures w14:val="none"/>
    </w:rPr>
  </w:style>
  <w:style w:type="character" w:customStyle="1" w:styleId="Heading2Char">
    <w:name w:val="Heading 2 Char"/>
    <w:basedOn w:val="DefaultParagraphFont"/>
    <w:link w:val="Heading2"/>
    <w:uiPriority w:val="9"/>
    <w:rsid w:val="002E4967"/>
    <w:rPr>
      <w:rFonts w:ascii="Times New Roman" w:eastAsia="Times New Roman" w:hAnsi="Times New Roman" w:cs="Times New Roman"/>
      <w:b/>
      <w:bCs/>
      <w:kern w:val="0"/>
      <w:sz w:val="36"/>
      <w:szCs w:val="36"/>
      <w:lang w:val="en-CA" w:eastAsia="en-CA"/>
      <w14:ligatures w14:val="none"/>
    </w:rPr>
  </w:style>
  <w:style w:type="paragraph" w:styleId="HTMLPreformatted">
    <w:name w:val="HTML Preformatted"/>
    <w:basedOn w:val="Normal"/>
    <w:link w:val="HTMLPreformattedChar"/>
    <w:uiPriority w:val="99"/>
    <w:semiHidden/>
    <w:unhideWhenUsed/>
    <w:rsid w:val="002E4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CA" w:eastAsia="en-CA"/>
      <w14:ligatures w14:val="none"/>
    </w:rPr>
  </w:style>
  <w:style w:type="character" w:customStyle="1" w:styleId="HTMLPreformattedChar">
    <w:name w:val="HTML Preformatted Char"/>
    <w:basedOn w:val="DefaultParagraphFont"/>
    <w:link w:val="HTMLPreformatted"/>
    <w:uiPriority w:val="99"/>
    <w:semiHidden/>
    <w:rsid w:val="002E4967"/>
    <w:rPr>
      <w:rFonts w:ascii="Courier New" w:eastAsia="Times New Roman" w:hAnsi="Courier New" w:cs="Courier New"/>
      <w:kern w:val="0"/>
      <w:sz w:val="20"/>
      <w:szCs w:val="20"/>
      <w:lang w:val="en-CA" w:eastAsia="en-CA"/>
      <w14:ligatures w14:val="none"/>
    </w:rPr>
  </w:style>
  <w:style w:type="character" w:customStyle="1" w:styleId="HTMLPreformattedChar1">
    <w:name w:val="HTML Preformatted Char1"/>
    <w:basedOn w:val="DefaultParagraphFont"/>
    <w:uiPriority w:val="99"/>
    <w:semiHidden/>
    <w:rsid w:val="004A7078"/>
    <w:rPr>
      <w:rFonts w:ascii="Consolas" w:hAnsi="Consolas"/>
      <w:sz w:val="20"/>
      <w:szCs w:val="2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itle">
    <w:name w:val="Title"/>
    <w:basedOn w:val="Normal"/>
    <w:next w:val="Normal"/>
    <w:link w:val="TitleChar"/>
    <w:uiPriority w:val="10"/>
    <w:qFormat/>
    <w:rsid w:val="005A45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5FA"/>
    <w:rPr>
      <w:rFonts w:asciiTheme="majorHAnsi" w:eastAsiaTheme="majorEastAsia" w:hAnsiTheme="majorHAnsi" w:cstheme="majorBidi"/>
      <w:spacing w:val="-10"/>
      <w:kern w:val="28"/>
      <w:sz w:val="56"/>
      <w:szCs w:val="56"/>
    </w:rPr>
  </w:style>
  <w:style w:type="paragraph" w:styleId="Revision">
    <w:name w:val="Revision"/>
    <w:hidden/>
    <w:uiPriority w:val="99"/>
    <w:semiHidden/>
    <w:rsid w:val="006A7458"/>
    <w:pPr>
      <w:spacing w:after="0" w:line="240" w:lineRule="auto"/>
    </w:pPr>
  </w:style>
  <w:style w:type="character" w:customStyle="1" w:styleId="ui-provider">
    <w:name w:val="ui-provider"/>
    <w:basedOn w:val="DefaultParagraphFont"/>
    <w:rsid w:val="006A7458"/>
  </w:style>
  <w:style w:type="paragraph" w:styleId="ListParagraph">
    <w:name w:val="List Paragraph"/>
    <w:basedOn w:val="Normal"/>
    <w:uiPriority w:val="34"/>
    <w:qFormat/>
    <w:rsid w:val="00921E9F"/>
    <w:pPr>
      <w:ind w:left="720"/>
      <w:contextualSpacing/>
    </w:pPr>
  </w:style>
  <w:style w:type="paragraph" w:styleId="CommentSubject">
    <w:name w:val="annotation subject"/>
    <w:basedOn w:val="CommentText"/>
    <w:next w:val="CommentText"/>
    <w:link w:val="CommentSubjectChar"/>
    <w:uiPriority w:val="99"/>
    <w:semiHidden/>
    <w:unhideWhenUsed/>
    <w:rsid w:val="004207F2"/>
    <w:rPr>
      <w:b/>
      <w:bCs/>
    </w:rPr>
  </w:style>
  <w:style w:type="character" w:customStyle="1" w:styleId="CommentSubjectChar">
    <w:name w:val="Comment Subject Char"/>
    <w:basedOn w:val="CommentTextChar"/>
    <w:link w:val="CommentSubject"/>
    <w:uiPriority w:val="99"/>
    <w:semiHidden/>
    <w:rsid w:val="004207F2"/>
    <w:rPr>
      <w:b/>
      <w:bCs/>
      <w:sz w:val="20"/>
      <w:szCs w:val="20"/>
    </w:rPr>
  </w:style>
  <w:style w:type="character" w:styleId="UnresolvedMention">
    <w:name w:val="Unresolved Mention"/>
    <w:basedOn w:val="DefaultParagraphFont"/>
    <w:uiPriority w:val="99"/>
    <w:semiHidden/>
    <w:unhideWhenUsed/>
    <w:rsid w:val="004207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67773">
      <w:bodyDiv w:val="1"/>
      <w:marLeft w:val="0"/>
      <w:marRight w:val="0"/>
      <w:marTop w:val="0"/>
      <w:marBottom w:val="0"/>
      <w:divBdr>
        <w:top w:val="none" w:sz="0" w:space="0" w:color="auto"/>
        <w:left w:val="none" w:sz="0" w:space="0" w:color="auto"/>
        <w:bottom w:val="none" w:sz="0" w:space="0" w:color="auto"/>
        <w:right w:val="none" w:sz="0" w:space="0" w:color="auto"/>
      </w:divBdr>
    </w:div>
    <w:div w:id="414329205">
      <w:bodyDiv w:val="1"/>
      <w:marLeft w:val="0"/>
      <w:marRight w:val="0"/>
      <w:marTop w:val="0"/>
      <w:marBottom w:val="0"/>
      <w:divBdr>
        <w:top w:val="none" w:sz="0" w:space="0" w:color="auto"/>
        <w:left w:val="none" w:sz="0" w:space="0" w:color="auto"/>
        <w:bottom w:val="none" w:sz="0" w:space="0" w:color="auto"/>
        <w:right w:val="none" w:sz="0" w:space="0" w:color="auto"/>
      </w:divBdr>
      <w:divsChild>
        <w:div w:id="309596931">
          <w:marLeft w:val="360"/>
          <w:marRight w:val="0"/>
          <w:marTop w:val="200"/>
          <w:marBottom w:val="0"/>
          <w:divBdr>
            <w:top w:val="none" w:sz="0" w:space="0" w:color="auto"/>
            <w:left w:val="none" w:sz="0" w:space="0" w:color="auto"/>
            <w:bottom w:val="none" w:sz="0" w:space="0" w:color="auto"/>
            <w:right w:val="none" w:sz="0" w:space="0" w:color="auto"/>
          </w:divBdr>
        </w:div>
        <w:div w:id="381638352">
          <w:marLeft w:val="360"/>
          <w:marRight w:val="0"/>
          <w:marTop w:val="200"/>
          <w:marBottom w:val="0"/>
          <w:divBdr>
            <w:top w:val="none" w:sz="0" w:space="0" w:color="auto"/>
            <w:left w:val="none" w:sz="0" w:space="0" w:color="auto"/>
            <w:bottom w:val="none" w:sz="0" w:space="0" w:color="auto"/>
            <w:right w:val="none" w:sz="0" w:space="0" w:color="auto"/>
          </w:divBdr>
        </w:div>
        <w:div w:id="488208529">
          <w:marLeft w:val="360"/>
          <w:marRight w:val="0"/>
          <w:marTop w:val="200"/>
          <w:marBottom w:val="0"/>
          <w:divBdr>
            <w:top w:val="none" w:sz="0" w:space="0" w:color="auto"/>
            <w:left w:val="none" w:sz="0" w:space="0" w:color="auto"/>
            <w:bottom w:val="none" w:sz="0" w:space="0" w:color="auto"/>
            <w:right w:val="none" w:sz="0" w:space="0" w:color="auto"/>
          </w:divBdr>
        </w:div>
        <w:div w:id="653146013">
          <w:marLeft w:val="360"/>
          <w:marRight w:val="0"/>
          <w:marTop w:val="200"/>
          <w:marBottom w:val="0"/>
          <w:divBdr>
            <w:top w:val="none" w:sz="0" w:space="0" w:color="auto"/>
            <w:left w:val="none" w:sz="0" w:space="0" w:color="auto"/>
            <w:bottom w:val="none" w:sz="0" w:space="0" w:color="auto"/>
            <w:right w:val="none" w:sz="0" w:space="0" w:color="auto"/>
          </w:divBdr>
        </w:div>
        <w:div w:id="708529255">
          <w:marLeft w:val="360"/>
          <w:marRight w:val="0"/>
          <w:marTop w:val="200"/>
          <w:marBottom w:val="0"/>
          <w:divBdr>
            <w:top w:val="none" w:sz="0" w:space="0" w:color="auto"/>
            <w:left w:val="none" w:sz="0" w:space="0" w:color="auto"/>
            <w:bottom w:val="none" w:sz="0" w:space="0" w:color="auto"/>
            <w:right w:val="none" w:sz="0" w:space="0" w:color="auto"/>
          </w:divBdr>
        </w:div>
        <w:div w:id="1131702905">
          <w:marLeft w:val="360"/>
          <w:marRight w:val="0"/>
          <w:marTop w:val="200"/>
          <w:marBottom w:val="0"/>
          <w:divBdr>
            <w:top w:val="none" w:sz="0" w:space="0" w:color="auto"/>
            <w:left w:val="none" w:sz="0" w:space="0" w:color="auto"/>
            <w:bottom w:val="none" w:sz="0" w:space="0" w:color="auto"/>
            <w:right w:val="none" w:sz="0" w:space="0" w:color="auto"/>
          </w:divBdr>
        </w:div>
        <w:div w:id="1221013828">
          <w:marLeft w:val="360"/>
          <w:marRight w:val="0"/>
          <w:marTop w:val="200"/>
          <w:marBottom w:val="0"/>
          <w:divBdr>
            <w:top w:val="none" w:sz="0" w:space="0" w:color="auto"/>
            <w:left w:val="none" w:sz="0" w:space="0" w:color="auto"/>
            <w:bottom w:val="none" w:sz="0" w:space="0" w:color="auto"/>
            <w:right w:val="none" w:sz="0" w:space="0" w:color="auto"/>
          </w:divBdr>
        </w:div>
        <w:div w:id="1713072215">
          <w:marLeft w:val="360"/>
          <w:marRight w:val="0"/>
          <w:marTop w:val="200"/>
          <w:marBottom w:val="0"/>
          <w:divBdr>
            <w:top w:val="none" w:sz="0" w:space="0" w:color="auto"/>
            <w:left w:val="none" w:sz="0" w:space="0" w:color="auto"/>
            <w:bottom w:val="none" w:sz="0" w:space="0" w:color="auto"/>
            <w:right w:val="none" w:sz="0" w:space="0" w:color="auto"/>
          </w:divBdr>
        </w:div>
        <w:div w:id="1897929870">
          <w:marLeft w:val="360"/>
          <w:marRight w:val="0"/>
          <w:marTop w:val="200"/>
          <w:marBottom w:val="0"/>
          <w:divBdr>
            <w:top w:val="none" w:sz="0" w:space="0" w:color="auto"/>
            <w:left w:val="none" w:sz="0" w:space="0" w:color="auto"/>
            <w:bottom w:val="none" w:sz="0" w:space="0" w:color="auto"/>
            <w:right w:val="none" w:sz="0" w:space="0" w:color="auto"/>
          </w:divBdr>
        </w:div>
        <w:div w:id="2062244261">
          <w:marLeft w:val="360"/>
          <w:marRight w:val="0"/>
          <w:marTop w:val="200"/>
          <w:marBottom w:val="0"/>
          <w:divBdr>
            <w:top w:val="none" w:sz="0" w:space="0" w:color="auto"/>
            <w:left w:val="none" w:sz="0" w:space="0" w:color="auto"/>
            <w:bottom w:val="none" w:sz="0" w:space="0" w:color="auto"/>
            <w:right w:val="none" w:sz="0" w:space="0" w:color="auto"/>
          </w:divBdr>
        </w:div>
      </w:divsChild>
    </w:div>
    <w:div w:id="556403818">
      <w:bodyDiv w:val="1"/>
      <w:marLeft w:val="0"/>
      <w:marRight w:val="0"/>
      <w:marTop w:val="0"/>
      <w:marBottom w:val="0"/>
      <w:divBdr>
        <w:top w:val="none" w:sz="0" w:space="0" w:color="auto"/>
        <w:left w:val="none" w:sz="0" w:space="0" w:color="auto"/>
        <w:bottom w:val="none" w:sz="0" w:space="0" w:color="auto"/>
        <w:right w:val="none" w:sz="0" w:space="0" w:color="auto"/>
      </w:divBdr>
      <w:divsChild>
        <w:div w:id="16975253">
          <w:marLeft w:val="0"/>
          <w:marRight w:val="0"/>
          <w:marTop w:val="0"/>
          <w:marBottom w:val="0"/>
          <w:divBdr>
            <w:top w:val="none" w:sz="0" w:space="0" w:color="auto"/>
            <w:left w:val="none" w:sz="0" w:space="0" w:color="auto"/>
            <w:bottom w:val="none" w:sz="0" w:space="0" w:color="auto"/>
            <w:right w:val="none" w:sz="0" w:space="0" w:color="auto"/>
          </w:divBdr>
          <w:divsChild>
            <w:div w:id="26563049">
              <w:marLeft w:val="0"/>
              <w:marRight w:val="0"/>
              <w:marTop w:val="0"/>
              <w:marBottom w:val="0"/>
              <w:divBdr>
                <w:top w:val="none" w:sz="0" w:space="0" w:color="auto"/>
                <w:left w:val="none" w:sz="0" w:space="0" w:color="auto"/>
                <w:bottom w:val="none" w:sz="0" w:space="0" w:color="auto"/>
                <w:right w:val="none" w:sz="0" w:space="0" w:color="auto"/>
              </w:divBdr>
              <w:divsChild>
                <w:div w:id="425001640">
                  <w:marLeft w:val="0"/>
                  <w:marRight w:val="0"/>
                  <w:marTop w:val="0"/>
                  <w:marBottom w:val="0"/>
                  <w:divBdr>
                    <w:top w:val="none" w:sz="0" w:space="0" w:color="auto"/>
                    <w:left w:val="none" w:sz="0" w:space="0" w:color="auto"/>
                    <w:bottom w:val="none" w:sz="0" w:space="0" w:color="auto"/>
                    <w:right w:val="none" w:sz="0" w:space="0" w:color="auto"/>
                  </w:divBdr>
                  <w:divsChild>
                    <w:div w:id="2125034324">
                      <w:marLeft w:val="0"/>
                      <w:marRight w:val="0"/>
                      <w:marTop w:val="0"/>
                      <w:marBottom w:val="0"/>
                      <w:divBdr>
                        <w:top w:val="none" w:sz="0" w:space="0" w:color="auto"/>
                        <w:left w:val="none" w:sz="0" w:space="0" w:color="auto"/>
                        <w:bottom w:val="none" w:sz="0" w:space="0" w:color="auto"/>
                        <w:right w:val="none" w:sz="0" w:space="0" w:color="auto"/>
                      </w:divBdr>
                      <w:divsChild>
                        <w:div w:id="3339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07695">
              <w:marLeft w:val="0"/>
              <w:marRight w:val="0"/>
              <w:marTop w:val="75"/>
              <w:marBottom w:val="0"/>
              <w:divBdr>
                <w:top w:val="none" w:sz="0" w:space="0" w:color="auto"/>
                <w:left w:val="none" w:sz="0" w:space="0" w:color="auto"/>
                <w:bottom w:val="none" w:sz="0" w:space="0" w:color="auto"/>
                <w:right w:val="none" w:sz="0" w:space="0" w:color="auto"/>
              </w:divBdr>
              <w:divsChild>
                <w:div w:id="1436904850">
                  <w:marLeft w:val="0"/>
                  <w:marRight w:val="0"/>
                  <w:marTop w:val="0"/>
                  <w:marBottom w:val="0"/>
                  <w:divBdr>
                    <w:top w:val="none" w:sz="0" w:space="0" w:color="auto"/>
                    <w:left w:val="none" w:sz="0" w:space="0" w:color="auto"/>
                    <w:bottom w:val="none" w:sz="0" w:space="0" w:color="auto"/>
                    <w:right w:val="none" w:sz="0" w:space="0" w:color="auto"/>
                  </w:divBdr>
                  <w:divsChild>
                    <w:div w:id="146946975">
                      <w:marLeft w:val="0"/>
                      <w:marRight w:val="0"/>
                      <w:marTop w:val="0"/>
                      <w:marBottom w:val="0"/>
                      <w:divBdr>
                        <w:top w:val="none" w:sz="0" w:space="0" w:color="auto"/>
                        <w:left w:val="none" w:sz="0" w:space="0" w:color="auto"/>
                        <w:bottom w:val="none" w:sz="0" w:space="0" w:color="auto"/>
                        <w:right w:val="none" w:sz="0" w:space="0" w:color="auto"/>
                      </w:divBdr>
                      <w:divsChild>
                        <w:div w:id="390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7445">
          <w:marLeft w:val="0"/>
          <w:marRight w:val="0"/>
          <w:marTop w:val="0"/>
          <w:marBottom w:val="0"/>
          <w:divBdr>
            <w:top w:val="none" w:sz="0" w:space="0" w:color="auto"/>
            <w:left w:val="none" w:sz="0" w:space="0" w:color="auto"/>
            <w:bottom w:val="none" w:sz="0" w:space="0" w:color="auto"/>
            <w:right w:val="none" w:sz="0" w:space="0" w:color="auto"/>
          </w:divBdr>
          <w:divsChild>
            <w:div w:id="1806196706">
              <w:marLeft w:val="0"/>
              <w:marRight w:val="0"/>
              <w:marTop w:val="0"/>
              <w:marBottom w:val="0"/>
              <w:divBdr>
                <w:top w:val="none" w:sz="0" w:space="0" w:color="auto"/>
                <w:left w:val="none" w:sz="0" w:space="0" w:color="auto"/>
                <w:bottom w:val="none" w:sz="0" w:space="0" w:color="auto"/>
                <w:right w:val="none" w:sz="0" w:space="0" w:color="auto"/>
              </w:divBdr>
              <w:divsChild>
                <w:div w:id="892162000">
                  <w:marLeft w:val="0"/>
                  <w:marRight w:val="0"/>
                  <w:marTop w:val="0"/>
                  <w:marBottom w:val="0"/>
                  <w:divBdr>
                    <w:top w:val="none" w:sz="0" w:space="0" w:color="auto"/>
                    <w:left w:val="none" w:sz="0" w:space="0" w:color="auto"/>
                    <w:bottom w:val="none" w:sz="0" w:space="0" w:color="auto"/>
                    <w:right w:val="none" w:sz="0" w:space="0" w:color="auto"/>
                  </w:divBdr>
                  <w:divsChild>
                    <w:div w:id="723062846">
                      <w:marLeft w:val="0"/>
                      <w:marRight w:val="0"/>
                      <w:marTop w:val="0"/>
                      <w:marBottom w:val="0"/>
                      <w:divBdr>
                        <w:top w:val="none" w:sz="0" w:space="0" w:color="auto"/>
                        <w:left w:val="none" w:sz="0" w:space="0" w:color="auto"/>
                        <w:bottom w:val="none" w:sz="0" w:space="0" w:color="auto"/>
                        <w:right w:val="none" w:sz="0" w:space="0" w:color="auto"/>
                      </w:divBdr>
                      <w:divsChild>
                        <w:div w:id="17027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37895">
          <w:marLeft w:val="0"/>
          <w:marRight w:val="0"/>
          <w:marTop w:val="0"/>
          <w:marBottom w:val="0"/>
          <w:divBdr>
            <w:top w:val="none" w:sz="0" w:space="0" w:color="auto"/>
            <w:left w:val="none" w:sz="0" w:space="0" w:color="auto"/>
            <w:bottom w:val="none" w:sz="0" w:space="0" w:color="auto"/>
            <w:right w:val="none" w:sz="0" w:space="0" w:color="auto"/>
          </w:divBdr>
          <w:divsChild>
            <w:div w:id="2126536901">
              <w:marLeft w:val="0"/>
              <w:marRight w:val="0"/>
              <w:marTop w:val="0"/>
              <w:marBottom w:val="0"/>
              <w:divBdr>
                <w:top w:val="none" w:sz="0" w:space="0" w:color="auto"/>
                <w:left w:val="none" w:sz="0" w:space="0" w:color="auto"/>
                <w:bottom w:val="none" w:sz="0" w:space="0" w:color="auto"/>
                <w:right w:val="none" w:sz="0" w:space="0" w:color="auto"/>
              </w:divBdr>
              <w:divsChild>
                <w:div w:id="2077586667">
                  <w:marLeft w:val="0"/>
                  <w:marRight w:val="0"/>
                  <w:marTop w:val="0"/>
                  <w:marBottom w:val="0"/>
                  <w:divBdr>
                    <w:top w:val="none" w:sz="0" w:space="0" w:color="auto"/>
                    <w:left w:val="none" w:sz="0" w:space="0" w:color="auto"/>
                    <w:bottom w:val="none" w:sz="0" w:space="0" w:color="auto"/>
                    <w:right w:val="none" w:sz="0" w:space="0" w:color="auto"/>
                  </w:divBdr>
                  <w:divsChild>
                    <w:div w:id="1785341901">
                      <w:marLeft w:val="0"/>
                      <w:marRight w:val="0"/>
                      <w:marTop w:val="0"/>
                      <w:marBottom w:val="0"/>
                      <w:divBdr>
                        <w:top w:val="none" w:sz="0" w:space="0" w:color="auto"/>
                        <w:left w:val="none" w:sz="0" w:space="0" w:color="auto"/>
                        <w:bottom w:val="none" w:sz="0" w:space="0" w:color="auto"/>
                        <w:right w:val="none" w:sz="0" w:space="0" w:color="auto"/>
                      </w:divBdr>
                      <w:divsChild>
                        <w:div w:id="9204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256250">
          <w:marLeft w:val="0"/>
          <w:marRight w:val="0"/>
          <w:marTop w:val="0"/>
          <w:marBottom w:val="0"/>
          <w:divBdr>
            <w:top w:val="none" w:sz="0" w:space="0" w:color="auto"/>
            <w:left w:val="none" w:sz="0" w:space="0" w:color="auto"/>
            <w:bottom w:val="none" w:sz="0" w:space="0" w:color="auto"/>
            <w:right w:val="none" w:sz="0" w:space="0" w:color="auto"/>
          </w:divBdr>
          <w:divsChild>
            <w:div w:id="1332366161">
              <w:marLeft w:val="0"/>
              <w:marRight w:val="0"/>
              <w:marTop w:val="75"/>
              <w:marBottom w:val="0"/>
              <w:divBdr>
                <w:top w:val="none" w:sz="0" w:space="0" w:color="auto"/>
                <w:left w:val="none" w:sz="0" w:space="0" w:color="auto"/>
                <w:bottom w:val="none" w:sz="0" w:space="0" w:color="auto"/>
                <w:right w:val="none" w:sz="0" w:space="0" w:color="auto"/>
              </w:divBdr>
              <w:divsChild>
                <w:div w:id="926620582">
                  <w:marLeft w:val="0"/>
                  <w:marRight w:val="0"/>
                  <w:marTop w:val="0"/>
                  <w:marBottom w:val="0"/>
                  <w:divBdr>
                    <w:top w:val="none" w:sz="0" w:space="0" w:color="auto"/>
                    <w:left w:val="none" w:sz="0" w:space="0" w:color="auto"/>
                    <w:bottom w:val="none" w:sz="0" w:space="0" w:color="auto"/>
                    <w:right w:val="none" w:sz="0" w:space="0" w:color="auto"/>
                  </w:divBdr>
                  <w:divsChild>
                    <w:div w:id="1166748433">
                      <w:marLeft w:val="0"/>
                      <w:marRight w:val="0"/>
                      <w:marTop w:val="0"/>
                      <w:marBottom w:val="0"/>
                      <w:divBdr>
                        <w:top w:val="none" w:sz="0" w:space="0" w:color="auto"/>
                        <w:left w:val="none" w:sz="0" w:space="0" w:color="auto"/>
                        <w:bottom w:val="none" w:sz="0" w:space="0" w:color="auto"/>
                        <w:right w:val="none" w:sz="0" w:space="0" w:color="auto"/>
                      </w:divBdr>
                      <w:divsChild>
                        <w:div w:id="526212044">
                          <w:marLeft w:val="0"/>
                          <w:marRight w:val="0"/>
                          <w:marTop w:val="0"/>
                          <w:marBottom w:val="0"/>
                          <w:divBdr>
                            <w:top w:val="none" w:sz="0" w:space="0" w:color="auto"/>
                            <w:left w:val="none" w:sz="0" w:space="0" w:color="auto"/>
                            <w:bottom w:val="none" w:sz="0" w:space="0" w:color="auto"/>
                            <w:right w:val="none" w:sz="0" w:space="0" w:color="auto"/>
                          </w:divBdr>
                        </w:div>
                      </w:divsChild>
                    </w:div>
                    <w:div w:id="19995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3114">
              <w:marLeft w:val="0"/>
              <w:marRight w:val="0"/>
              <w:marTop w:val="0"/>
              <w:marBottom w:val="0"/>
              <w:divBdr>
                <w:top w:val="none" w:sz="0" w:space="0" w:color="auto"/>
                <w:left w:val="none" w:sz="0" w:space="0" w:color="auto"/>
                <w:bottom w:val="none" w:sz="0" w:space="0" w:color="auto"/>
                <w:right w:val="none" w:sz="0" w:space="0" w:color="auto"/>
              </w:divBdr>
              <w:divsChild>
                <w:div w:id="575866195">
                  <w:marLeft w:val="0"/>
                  <w:marRight w:val="0"/>
                  <w:marTop w:val="0"/>
                  <w:marBottom w:val="0"/>
                  <w:divBdr>
                    <w:top w:val="none" w:sz="0" w:space="0" w:color="auto"/>
                    <w:left w:val="none" w:sz="0" w:space="0" w:color="auto"/>
                    <w:bottom w:val="none" w:sz="0" w:space="0" w:color="auto"/>
                    <w:right w:val="none" w:sz="0" w:space="0" w:color="auto"/>
                  </w:divBdr>
                  <w:divsChild>
                    <w:div w:id="357194899">
                      <w:marLeft w:val="0"/>
                      <w:marRight w:val="0"/>
                      <w:marTop w:val="0"/>
                      <w:marBottom w:val="0"/>
                      <w:divBdr>
                        <w:top w:val="none" w:sz="0" w:space="0" w:color="auto"/>
                        <w:left w:val="none" w:sz="0" w:space="0" w:color="auto"/>
                        <w:bottom w:val="none" w:sz="0" w:space="0" w:color="auto"/>
                        <w:right w:val="none" w:sz="0" w:space="0" w:color="auto"/>
                      </w:divBdr>
                      <w:divsChild>
                        <w:div w:id="26523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795740">
          <w:marLeft w:val="0"/>
          <w:marRight w:val="0"/>
          <w:marTop w:val="0"/>
          <w:marBottom w:val="0"/>
          <w:divBdr>
            <w:top w:val="none" w:sz="0" w:space="0" w:color="auto"/>
            <w:left w:val="none" w:sz="0" w:space="0" w:color="auto"/>
            <w:bottom w:val="none" w:sz="0" w:space="0" w:color="auto"/>
            <w:right w:val="none" w:sz="0" w:space="0" w:color="auto"/>
          </w:divBdr>
          <w:divsChild>
            <w:div w:id="1991516446">
              <w:marLeft w:val="0"/>
              <w:marRight w:val="0"/>
              <w:marTop w:val="0"/>
              <w:marBottom w:val="0"/>
              <w:divBdr>
                <w:top w:val="none" w:sz="0" w:space="0" w:color="auto"/>
                <w:left w:val="none" w:sz="0" w:space="0" w:color="auto"/>
                <w:bottom w:val="none" w:sz="0" w:space="0" w:color="auto"/>
                <w:right w:val="none" w:sz="0" w:space="0" w:color="auto"/>
              </w:divBdr>
              <w:divsChild>
                <w:div w:id="1138062561">
                  <w:marLeft w:val="0"/>
                  <w:marRight w:val="0"/>
                  <w:marTop w:val="0"/>
                  <w:marBottom w:val="0"/>
                  <w:divBdr>
                    <w:top w:val="none" w:sz="0" w:space="0" w:color="auto"/>
                    <w:left w:val="none" w:sz="0" w:space="0" w:color="auto"/>
                    <w:bottom w:val="none" w:sz="0" w:space="0" w:color="auto"/>
                    <w:right w:val="none" w:sz="0" w:space="0" w:color="auto"/>
                  </w:divBdr>
                  <w:divsChild>
                    <w:div w:id="950934805">
                      <w:marLeft w:val="0"/>
                      <w:marRight w:val="0"/>
                      <w:marTop w:val="0"/>
                      <w:marBottom w:val="0"/>
                      <w:divBdr>
                        <w:top w:val="none" w:sz="0" w:space="0" w:color="auto"/>
                        <w:left w:val="none" w:sz="0" w:space="0" w:color="auto"/>
                        <w:bottom w:val="none" w:sz="0" w:space="0" w:color="auto"/>
                        <w:right w:val="none" w:sz="0" w:space="0" w:color="auto"/>
                      </w:divBdr>
                      <w:divsChild>
                        <w:div w:id="81969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488243">
          <w:marLeft w:val="0"/>
          <w:marRight w:val="0"/>
          <w:marTop w:val="0"/>
          <w:marBottom w:val="0"/>
          <w:divBdr>
            <w:top w:val="none" w:sz="0" w:space="0" w:color="auto"/>
            <w:left w:val="none" w:sz="0" w:space="0" w:color="auto"/>
            <w:bottom w:val="none" w:sz="0" w:space="0" w:color="auto"/>
            <w:right w:val="none" w:sz="0" w:space="0" w:color="auto"/>
          </w:divBdr>
          <w:divsChild>
            <w:div w:id="257255302">
              <w:marLeft w:val="0"/>
              <w:marRight w:val="0"/>
              <w:marTop w:val="75"/>
              <w:marBottom w:val="0"/>
              <w:divBdr>
                <w:top w:val="none" w:sz="0" w:space="0" w:color="auto"/>
                <w:left w:val="none" w:sz="0" w:space="0" w:color="auto"/>
                <w:bottom w:val="none" w:sz="0" w:space="0" w:color="auto"/>
                <w:right w:val="none" w:sz="0" w:space="0" w:color="auto"/>
              </w:divBdr>
              <w:divsChild>
                <w:div w:id="167451150">
                  <w:marLeft w:val="0"/>
                  <w:marRight w:val="0"/>
                  <w:marTop w:val="0"/>
                  <w:marBottom w:val="0"/>
                  <w:divBdr>
                    <w:top w:val="none" w:sz="0" w:space="0" w:color="auto"/>
                    <w:left w:val="none" w:sz="0" w:space="0" w:color="auto"/>
                    <w:bottom w:val="none" w:sz="0" w:space="0" w:color="auto"/>
                    <w:right w:val="none" w:sz="0" w:space="0" w:color="auto"/>
                  </w:divBdr>
                  <w:divsChild>
                    <w:div w:id="567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9225">
              <w:marLeft w:val="0"/>
              <w:marRight w:val="0"/>
              <w:marTop w:val="0"/>
              <w:marBottom w:val="0"/>
              <w:divBdr>
                <w:top w:val="none" w:sz="0" w:space="0" w:color="auto"/>
                <w:left w:val="none" w:sz="0" w:space="0" w:color="auto"/>
                <w:bottom w:val="none" w:sz="0" w:space="0" w:color="auto"/>
                <w:right w:val="none" w:sz="0" w:space="0" w:color="auto"/>
              </w:divBdr>
              <w:divsChild>
                <w:div w:id="139158144">
                  <w:marLeft w:val="0"/>
                  <w:marRight w:val="0"/>
                  <w:marTop w:val="0"/>
                  <w:marBottom w:val="0"/>
                  <w:divBdr>
                    <w:top w:val="none" w:sz="0" w:space="0" w:color="auto"/>
                    <w:left w:val="none" w:sz="0" w:space="0" w:color="auto"/>
                    <w:bottom w:val="none" w:sz="0" w:space="0" w:color="auto"/>
                    <w:right w:val="none" w:sz="0" w:space="0" w:color="auto"/>
                  </w:divBdr>
                  <w:divsChild>
                    <w:div w:id="156460313">
                      <w:marLeft w:val="0"/>
                      <w:marRight w:val="0"/>
                      <w:marTop w:val="0"/>
                      <w:marBottom w:val="0"/>
                      <w:divBdr>
                        <w:top w:val="none" w:sz="0" w:space="0" w:color="auto"/>
                        <w:left w:val="none" w:sz="0" w:space="0" w:color="auto"/>
                        <w:bottom w:val="none" w:sz="0" w:space="0" w:color="auto"/>
                        <w:right w:val="none" w:sz="0" w:space="0" w:color="auto"/>
                      </w:divBdr>
                      <w:divsChild>
                        <w:div w:id="8052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658617">
          <w:marLeft w:val="0"/>
          <w:marRight w:val="0"/>
          <w:marTop w:val="0"/>
          <w:marBottom w:val="0"/>
          <w:divBdr>
            <w:top w:val="none" w:sz="0" w:space="0" w:color="auto"/>
            <w:left w:val="none" w:sz="0" w:space="0" w:color="auto"/>
            <w:bottom w:val="none" w:sz="0" w:space="0" w:color="auto"/>
            <w:right w:val="none" w:sz="0" w:space="0" w:color="auto"/>
          </w:divBdr>
          <w:divsChild>
            <w:div w:id="1577671817">
              <w:marLeft w:val="0"/>
              <w:marRight w:val="0"/>
              <w:marTop w:val="0"/>
              <w:marBottom w:val="0"/>
              <w:divBdr>
                <w:top w:val="none" w:sz="0" w:space="0" w:color="auto"/>
                <w:left w:val="none" w:sz="0" w:space="0" w:color="auto"/>
                <w:bottom w:val="none" w:sz="0" w:space="0" w:color="auto"/>
                <w:right w:val="none" w:sz="0" w:space="0" w:color="auto"/>
              </w:divBdr>
              <w:divsChild>
                <w:div w:id="2004698126">
                  <w:marLeft w:val="0"/>
                  <w:marRight w:val="0"/>
                  <w:marTop w:val="0"/>
                  <w:marBottom w:val="0"/>
                  <w:divBdr>
                    <w:top w:val="none" w:sz="0" w:space="0" w:color="auto"/>
                    <w:left w:val="none" w:sz="0" w:space="0" w:color="auto"/>
                    <w:bottom w:val="none" w:sz="0" w:space="0" w:color="auto"/>
                    <w:right w:val="none" w:sz="0" w:space="0" w:color="auto"/>
                  </w:divBdr>
                  <w:divsChild>
                    <w:div w:id="732120369">
                      <w:marLeft w:val="0"/>
                      <w:marRight w:val="0"/>
                      <w:marTop w:val="0"/>
                      <w:marBottom w:val="0"/>
                      <w:divBdr>
                        <w:top w:val="none" w:sz="0" w:space="0" w:color="auto"/>
                        <w:left w:val="none" w:sz="0" w:space="0" w:color="auto"/>
                        <w:bottom w:val="none" w:sz="0" w:space="0" w:color="auto"/>
                        <w:right w:val="none" w:sz="0" w:space="0" w:color="auto"/>
                      </w:divBdr>
                      <w:divsChild>
                        <w:div w:id="3928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23508">
          <w:marLeft w:val="0"/>
          <w:marRight w:val="0"/>
          <w:marTop w:val="0"/>
          <w:marBottom w:val="0"/>
          <w:divBdr>
            <w:top w:val="none" w:sz="0" w:space="0" w:color="auto"/>
            <w:left w:val="none" w:sz="0" w:space="0" w:color="auto"/>
            <w:bottom w:val="none" w:sz="0" w:space="0" w:color="auto"/>
            <w:right w:val="none" w:sz="0" w:space="0" w:color="auto"/>
          </w:divBdr>
          <w:divsChild>
            <w:div w:id="1797407986">
              <w:marLeft w:val="0"/>
              <w:marRight w:val="0"/>
              <w:marTop w:val="75"/>
              <w:marBottom w:val="0"/>
              <w:divBdr>
                <w:top w:val="none" w:sz="0" w:space="0" w:color="auto"/>
                <w:left w:val="none" w:sz="0" w:space="0" w:color="auto"/>
                <w:bottom w:val="none" w:sz="0" w:space="0" w:color="auto"/>
                <w:right w:val="none" w:sz="0" w:space="0" w:color="auto"/>
              </w:divBdr>
              <w:divsChild>
                <w:div w:id="2074114283">
                  <w:marLeft w:val="0"/>
                  <w:marRight w:val="0"/>
                  <w:marTop w:val="0"/>
                  <w:marBottom w:val="0"/>
                  <w:divBdr>
                    <w:top w:val="none" w:sz="0" w:space="0" w:color="auto"/>
                    <w:left w:val="none" w:sz="0" w:space="0" w:color="auto"/>
                    <w:bottom w:val="none" w:sz="0" w:space="0" w:color="auto"/>
                    <w:right w:val="none" w:sz="0" w:space="0" w:color="auto"/>
                  </w:divBdr>
                  <w:divsChild>
                    <w:div w:id="296033592">
                      <w:marLeft w:val="0"/>
                      <w:marRight w:val="0"/>
                      <w:marTop w:val="0"/>
                      <w:marBottom w:val="0"/>
                      <w:divBdr>
                        <w:top w:val="none" w:sz="0" w:space="0" w:color="auto"/>
                        <w:left w:val="none" w:sz="0" w:space="0" w:color="auto"/>
                        <w:bottom w:val="none" w:sz="0" w:space="0" w:color="auto"/>
                        <w:right w:val="none" w:sz="0" w:space="0" w:color="auto"/>
                      </w:divBdr>
                      <w:divsChild>
                        <w:div w:id="6729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403390">
              <w:marLeft w:val="0"/>
              <w:marRight w:val="0"/>
              <w:marTop w:val="0"/>
              <w:marBottom w:val="0"/>
              <w:divBdr>
                <w:top w:val="none" w:sz="0" w:space="0" w:color="auto"/>
                <w:left w:val="none" w:sz="0" w:space="0" w:color="auto"/>
                <w:bottom w:val="none" w:sz="0" w:space="0" w:color="auto"/>
                <w:right w:val="none" w:sz="0" w:space="0" w:color="auto"/>
              </w:divBdr>
              <w:divsChild>
                <w:div w:id="778792387">
                  <w:marLeft w:val="0"/>
                  <w:marRight w:val="0"/>
                  <w:marTop w:val="0"/>
                  <w:marBottom w:val="0"/>
                  <w:divBdr>
                    <w:top w:val="none" w:sz="0" w:space="0" w:color="auto"/>
                    <w:left w:val="none" w:sz="0" w:space="0" w:color="auto"/>
                    <w:bottom w:val="none" w:sz="0" w:space="0" w:color="auto"/>
                    <w:right w:val="none" w:sz="0" w:space="0" w:color="auto"/>
                  </w:divBdr>
                  <w:divsChild>
                    <w:div w:id="659499185">
                      <w:marLeft w:val="0"/>
                      <w:marRight w:val="0"/>
                      <w:marTop w:val="0"/>
                      <w:marBottom w:val="0"/>
                      <w:divBdr>
                        <w:top w:val="none" w:sz="0" w:space="0" w:color="auto"/>
                        <w:left w:val="none" w:sz="0" w:space="0" w:color="auto"/>
                        <w:bottom w:val="none" w:sz="0" w:space="0" w:color="auto"/>
                        <w:right w:val="none" w:sz="0" w:space="0" w:color="auto"/>
                      </w:divBdr>
                      <w:divsChild>
                        <w:div w:id="7842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527612">
          <w:marLeft w:val="0"/>
          <w:marRight w:val="0"/>
          <w:marTop w:val="0"/>
          <w:marBottom w:val="0"/>
          <w:divBdr>
            <w:top w:val="none" w:sz="0" w:space="0" w:color="auto"/>
            <w:left w:val="none" w:sz="0" w:space="0" w:color="auto"/>
            <w:bottom w:val="none" w:sz="0" w:space="0" w:color="auto"/>
            <w:right w:val="none" w:sz="0" w:space="0" w:color="auto"/>
          </w:divBdr>
          <w:divsChild>
            <w:div w:id="687177677">
              <w:marLeft w:val="0"/>
              <w:marRight w:val="0"/>
              <w:marTop w:val="0"/>
              <w:marBottom w:val="0"/>
              <w:divBdr>
                <w:top w:val="none" w:sz="0" w:space="0" w:color="auto"/>
                <w:left w:val="none" w:sz="0" w:space="0" w:color="auto"/>
                <w:bottom w:val="none" w:sz="0" w:space="0" w:color="auto"/>
                <w:right w:val="none" w:sz="0" w:space="0" w:color="auto"/>
              </w:divBdr>
              <w:divsChild>
                <w:div w:id="1580165559">
                  <w:marLeft w:val="0"/>
                  <w:marRight w:val="0"/>
                  <w:marTop w:val="0"/>
                  <w:marBottom w:val="0"/>
                  <w:divBdr>
                    <w:top w:val="none" w:sz="0" w:space="0" w:color="auto"/>
                    <w:left w:val="none" w:sz="0" w:space="0" w:color="auto"/>
                    <w:bottom w:val="none" w:sz="0" w:space="0" w:color="auto"/>
                    <w:right w:val="none" w:sz="0" w:space="0" w:color="auto"/>
                  </w:divBdr>
                  <w:divsChild>
                    <w:div w:id="8009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3412">
          <w:marLeft w:val="0"/>
          <w:marRight w:val="0"/>
          <w:marTop w:val="0"/>
          <w:marBottom w:val="0"/>
          <w:divBdr>
            <w:top w:val="none" w:sz="0" w:space="0" w:color="auto"/>
            <w:left w:val="none" w:sz="0" w:space="0" w:color="auto"/>
            <w:bottom w:val="none" w:sz="0" w:space="0" w:color="auto"/>
            <w:right w:val="none" w:sz="0" w:space="0" w:color="auto"/>
          </w:divBdr>
          <w:divsChild>
            <w:div w:id="194395715">
              <w:marLeft w:val="0"/>
              <w:marRight w:val="0"/>
              <w:marTop w:val="0"/>
              <w:marBottom w:val="0"/>
              <w:divBdr>
                <w:top w:val="none" w:sz="0" w:space="0" w:color="auto"/>
                <w:left w:val="none" w:sz="0" w:space="0" w:color="auto"/>
                <w:bottom w:val="none" w:sz="0" w:space="0" w:color="auto"/>
                <w:right w:val="none" w:sz="0" w:space="0" w:color="auto"/>
              </w:divBdr>
              <w:divsChild>
                <w:div w:id="74976751">
                  <w:marLeft w:val="0"/>
                  <w:marRight w:val="0"/>
                  <w:marTop w:val="0"/>
                  <w:marBottom w:val="0"/>
                  <w:divBdr>
                    <w:top w:val="none" w:sz="0" w:space="0" w:color="auto"/>
                    <w:left w:val="none" w:sz="0" w:space="0" w:color="auto"/>
                    <w:bottom w:val="none" w:sz="0" w:space="0" w:color="auto"/>
                    <w:right w:val="none" w:sz="0" w:space="0" w:color="auto"/>
                  </w:divBdr>
                  <w:divsChild>
                    <w:div w:id="1790464730">
                      <w:marLeft w:val="0"/>
                      <w:marRight w:val="0"/>
                      <w:marTop w:val="0"/>
                      <w:marBottom w:val="0"/>
                      <w:divBdr>
                        <w:top w:val="none" w:sz="0" w:space="0" w:color="auto"/>
                        <w:left w:val="none" w:sz="0" w:space="0" w:color="auto"/>
                        <w:bottom w:val="none" w:sz="0" w:space="0" w:color="auto"/>
                        <w:right w:val="none" w:sz="0" w:space="0" w:color="auto"/>
                      </w:divBdr>
                      <w:divsChild>
                        <w:div w:id="6921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240037">
          <w:marLeft w:val="0"/>
          <w:marRight w:val="0"/>
          <w:marTop w:val="0"/>
          <w:marBottom w:val="0"/>
          <w:divBdr>
            <w:top w:val="none" w:sz="0" w:space="0" w:color="auto"/>
            <w:left w:val="none" w:sz="0" w:space="0" w:color="auto"/>
            <w:bottom w:val="none" w:sz="0" w:space="0" w:color="auto"/>
            <w:right w:val="none" w:sz="0" w:space="0" w:color="auto"/>
          </w:divBdr>
          <w:divsChild>
            <w:div w:id="1752701741">
              <w:marLeft w:val="0"/>
              <w:marRight w:val="0"/>
              <w:marTop w:val="0"/>
              <w:marBottom w:val="0"/>
              <w:divBdr>
                <w:top w:val="none" w:sz="0" w:space="0" w:color="auto"/>
                <w:left w:val="none" w:sz="0" w:space="0" w:color="auto"/>
                <w:bottom w:val="none" w:sz="0" w:space="0" w:color="auto"/>
                <w:right w:val="none" w:sz="0" w:space="0" w:color="auto"/>
              </w:divBdr>
              <w:divsChild>
                <w:div w:id="784470657">
                  <w:marLeft w:val="0"/>
                  <w:marRight w:val="0"/>
                  <w:marTop w:val="0"/>
                  <w:marBottom w:val="0"/>
                  <w:divBdr>
                    <w:top w:val="none" w:sz="0" w:space="0" w:color="auto"/>
                    <w:left w:val="none" w:sz="0" w:space="0" w:color="auto"/>
                    <w:bottom w:val="none" w:sz="0" w:space="0" w:color="auto"/>
                    <w:right w:val="none" w:sz="0" w:space="0" w:color="auto"/>
                  </w:divBdr>
                  <w:divsChild>
                    <w:div w:id="1494446783">
                      <w:marLeft w:val="0"/>
                      <w:marRight w:val="0"/>
                      <w:marTop w:val="0"/>
                      <w:marBottom w:val="0"/>
                      <w:divBdr>
                        <w:top w:val="none" w:sz="0" w:space="0" w:color="auto"/>
                        <w:left w:val="none" w:sz="0" w:space="0" w:color="auto"/>
                        <w:bottom w:val="none" w:sz="0" w:space="0" w:color="auto"/>
                        <w:right w:val="none" w:sz="0" w:space="0" w:color="auto"/>
                      </w:divBdr>
                      <w:divsChild>
                        <w:div w:id="9514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771849">
          <w:marLeft w:val="0"/>
          <w:marRight w:val="0"/>
          <w:marTop w:val="0"/>
          <w:marBottom w:val="0"/>
          <w:divBdr>
            <w:top w:val="none" w:sz="0" w:space="0" w:color="auto"/>
            <w:left w:val="none" w:sz="0" w:space="0" w:color="auto"/>
            <w:bottom w:val="none" w:sz="0" w:space="0" w:color="auto"/>
            <w:right w:val="none" w:sz="0" w:space="0" w:color="auto"/>
          </w:divBdr>
          <w:divsChild>
            <w:div w:id="1440301161">
              <w:marLeft w:val="0"/>
              <w:marRight w:val="0"/>
              <w:marTop w:val="0"/>
              <w:marBottom w:val="0"/>
              <w:divBdr>
                <w:top w:val="none" w:sz="0" w:space="0" w:color="auto"/>
                <w:left w:val="none" w:sz="0" w:space="0" w:color="auto"/>
                <w:bottom w:val="none" w:sz="0" w:space="0" w:color="auto"/>
                <w:right w:val="none" w:sz="0" w:space="0" w:color="auto"/>
              </w:divBdr>
              <w:divsChild>
                <w:div w:id="1547521759">
                  <w:marLeft w:val="0"/>
                  <w:marRight w:val="0"/>
                  <w:marTop w:val="0"/>
                  <w:marBottom w:val="0"/>
                  <w:divBdr>
                    <w:top w:val="none" w:sz="0" w:space="0" w:color="auto"/>
                    <w:left w:val="none" w:sz="0" w:space="0" w:color="auto"/>
                    <w:bottom w:val="none" w:sz="0" w:space="0" w:color="auto"/>
                    <w:right w:val="none" w:sz="0" w:space="0" w:color="auto"/>
                  </w:divBdr>
                  <w:divsChild>
                    <w:div w:id="9408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907399">
          <w:marLeft w:val="0"/>
          <w:marRight w:val="0"/>
          <w:marTop w:val="0"/>
          <w:marBottom w:val="0"/>
          <w:divBdr>
            <w:top w:val="none" w:sz="0" w:space="0" w:color="auto"/>
            <w:left w:val="none" w:sz="0" w:space="0" w:color="auto"/>
            <w:bottom w:val="none" w:sz="0" w:space="0" w:color="auto"/>
            <w:right w:val="none" w:sz="0" w:space="0" w:color="auto"/>
          </w:divBdr>
          <w:divsChild>
            <w:div w:id="1829707422">
              <w:marLeft w:val="0"/>
              <w:marRight w:val="0"/>
              <w:marTop w:val="0"/>
              <w:marBottom w:val="0"/>
              <w:divBdr>
                <w:top w:val="none" w:sz="0" w:space="0" w:color="auto"/>
                <w:left w:val="none" w:sz="0" w:space="0" w:color="auto"/>
                <w:bottom w:val="none" w:sz="0" w:space="0" w:color="auto"/>
                <w:right w:val="none" w:sz="0" w:space="0" w:color="auto"/>
              </w:divBdr>
              <w:divsChild>
                <w:div w:id="1697542171">
                  <w:marLeft w:val="0"/>
                  <w:marRight w:val="0"/>
                  <w:marTop w:val="0"/>
                  <w:marBottom w:val="0"/>
                  <w:divBdr>
                    <w:top w:val="none" w:sz="0" w:space="0" w:color="auto"/>
                    <w:left w:val="none" w:sz="0" w:space="0" w:color="auto"/>
                    <w:bottom w:val="none" w:sz="0" w:space="0" w:color="auto"/>
                    <w:right w:val="none" w:sz="0" w:space="0" w:color="auto"/>
                  </w:divBdr>
                  <w:divsChild>
                    <w:div w:id="305553811">
                      <w:marLeft w:val="0"/>
                      <w:marRight w:val="0"/>
                      <w:marTop w:val="0"/>
                      <w:marBottom w:val="0"/>
                      <w:divBdr>
                        <w:top w:val="none" w:sz="0" w:space="0" w:color="auto"/>
                        <w:left w:val="none" w:sz="0" w:space="0" w:color="auto"/>
                        <w:bottom w:val="none" w:sz="0" w:space="0" w:color="auto"/>
                        <w:right w:val="none" w:sz="0" w:space="0" w:color="auto"/>
                      </w:divBdr>
                      <w:divsChild>
                        <w:div w:id="8177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651">
          <w:marLeft w:val="0"/>
          <w:marRight w:val="0"/>
          <w:marTop w:val="0"/>
          <w:marBottom w:val="0"/>
          <w:divBdr>
            <w:top w:val="none" w:sz="0" w:space="0" w:color="auto"/>
            <w:left w:val="none" w:sz="0" w:space="0" w:color="auto"/>
            <w:bottom w:val="none" w:sz="0" w:space="0" w:color="auto"/>
            <w:right w:val="none" w:sz="0" w:space="0" w:color="auto"/>
          </w:divBdr>
          <w:divsChild>
            <w:div w:id="49378440">
              <w:marLeft w:val="0"/>
              <w:marRight w:val="0"/>
              <w:marTop w:val="0"/>
              <w:marBottom w:val="0"/>
              <w:divBdr>
                <w:top w:val="none" w:sz="0" w:space="0" w:color="auto"/>
                <w:left w:val="none" w:sz="0" w:space="0" w:color="auto"/>
                <w:bottom w:val="none" w:sz="0" w:space="0" w:color="auto"/>
                <w:right w:val="none" w:sz="0" w:space="0" w:color="auto"/>
              </w:divBdr>
              <w:divsChild>
                <w:div w:id="1322730190">
                  <w:marLeft w:val="0"/>
                  <w:marRight w:val="0"/>
                  <w:marTop w:val="0"/>
                  <w:marBottom w:val="0"/>
                  <w:divBdr>
                    <w:top w:val="none" w:sz="0" w:space="0" w:color="auto"/>
                    <w:left w:val="none" w:sz="0" w:space="0" w:color="auto"/>
                    <w:bottom w:val="none" w:sz="0" w:space="0" w:color="auto"/>
                    <w:right w:val="none" w:sz="0" w:space="0" w:color="auto"/>
                  </w:divBdr>
                  <w:divsChild>
                    <w:div w:id="405690980">
                      <w:marLeft w:val="0"/>
                      <w:marRight w:val="0"/>
                      <w:marTop w:val="0"/>
                      <w:marBottom w:val="0"/>
                      <w:divBdr>
                        <w:top w:val="none" w:sz="0" w:space="0" w:color="auto"/>
                        <w:left w:val="none" w:sz="0" w:space="0" w:color="auto"/>
                        <w:bottom w:val="none" w:sz="0" w:space="0" w:color="auto"/>
                        <w:right w:val="none" w:sz="0" w:space="0" w:color="auto"/>
                      </w:divBdr>
                      <w:divsChild>
                        <w:div w:id="9248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09718">
          <w:marLeft w:val="0"/>
          <w:marRight w:val="0"/>
          <w:marTop w:val="0"/>
          <w:marBottom w:val="0"/>
          <w:divBdr>
            <w:top w:val="none" w:sz="0" w:space="0" w:color="auto"/>
            <w:left w:val="none" w:sz="0" w:space="0" w:color="auto"/>
            <w:bottom w:val="none" w:sz="0" w:space="0" w:color="auto"/>
            <w:right w:val="none" w:sz="0" w:space="0" w:color="auto"/>
          </w:divBdr>
          <w:divsChild>
            <w:div w:id="806314612">
              <w:marLeft w:val="0"/>
              <w:marRight w:val="0"/>
              <w:marTop w:val="0"/>
              <w:marBottom w:val="0"/>
              <w:divBdr>
                <w:top w:val="none" w:sz="0" w:space="0" w:color="auto"/>
                <w:left w:val="none" w:sz="0" w:space="0" w:color="auto"/>
                <w:bottom w:val="none" w:sz="0" w:space="0" w:color="auto"/>
                <w:right w:val="none" w:sz="0" w:space="0" w:color="auto"/>
              </w:divBdr>
              <w:divsChild>
                <w:div w:id="776681197">
                  <w:marLeft w:val="0"/>
                  <w:marRight w:val="0"/>
                  <w:marTop w:val="0"/>
                  <w:marBottom w:val="0"/>
                  <w:divBdr>
                    <w:top w:val="none" w:sz="0" w:space="0" w:color="auto"/>
                    <w:left w:val="none" w:sz="0" w:space="0" w:color="auto"/>
                    <w:bottom w:val="none" w:sz="0" w:space="0" w:color="auto"/>
                    <w:right w:val="none" w:sz="0" w:space="0" w:color="auto"/>
                  </w:divBdr>
                  <w:divsChild>
                    <w:div w:id="3880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95388">
          <w:marLeft w:val="0"/>
          <w:marRight w:val="0"/>
          <w:marTop w:val="0"/>
          <w:marBottom w:val="0"/>
          <w:divBdr>
            <w:top w:val="none" w:sz="0" w:space="0" w:color="auto"/>
            <w:left w:val="none" w:sz="0" w:space="0" w:color="auto"/>
            <w:bottom w:val="none" w:sz="0" w:space="0" w:color="auto"/>
            <w:right w:val="none" w:sz="0" w:space="0" w:color="auto"/>
          </w:divBdr>
          <w:divsChild>
            <w:div w:id="354772642">
              <w:marLeft w:val="0"/>
              <w:marRight w:val="0"/>
              <w:marTop w:val="0"/>
              <w:marBottom w:val="0"/>
              <w:divBdr>
                <w:top w:val="none" w:sz="0" w:space="0" w:color="auto"/>
                <w:left w:val="none" w:sz="0" w:space="0" w:color="auto"/>
                <w:bottom w:val="none" w:sz="0" w:space="0" w:color="auto"/>
                <w:right w:val="none" w:sz="0" w:space="0" w:color="auto"/>
              </w:divBdr>
              <w:divsChild>
                <w:div w:id="446899930">
                  <w:marLeft w:val="0"/>
                  <w:marRight w:val="0"/>
                  <w:marTop w:val="0"/>
                  <w:marBottom w:val="0"/>
                  <w:divBdr>
                    <w:top w:val="none" w:sz="0" w:space="0" w:color="auto"/>
                    <w:left w:val="none" w:sz="0" w:space="0" w:color="auto"/>
                    <w:bottom w:val="none" w:sz="0" w:space="0" w:color="auto"/>
                    <w:right w:val="none" w:sz="0" w:space="0" w:color="auto"/>
                  </w:divBdr>
                  <w:divsChild>
                    <w:div w:id="1063480198">
                      <w:marLeft w:val="0"/>
                      <w:marRight w:val="0"/>
                      <w:marTop w:val="0"/>
                      <w:marBottom w:val="0"/>
                      <w:divBdr>
                        <w:top w:val="none" w:sz="0" w:space="0" w:color="auto"/>
                        <w:left w:val="none" w:sz="0" w:space="0" w:color="auto"/>
                        <w:bottom w:val="none" w:sz="0" w:space="0" w:color="auto"/>
                        <w:right w:val="none" w:sz="0" w:space="0" w:color="auto"/>
                      </w:divBdr>
                      <w:divsChild>
                        <w:div w:id="9342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232726">
              <w:marLeft w:val="0"/>
              <w:marRight w:val="0"/>
              <w:marTop w:val="75"/>
              <w:marBottom w:val="0"/>
              <w:divBdr>
                <w:top w:val="none" w:sz="0" w:space="0" w:color="auto"/>
                <w:left w:val="none" w:sz="0" w:space="0" w:color="auto"/>
                <w:bottom w:val="none" w:sz="0" w:space="0" w:color="auto"/>
                <w:right w:val="none" w:sz="0" w:space="0" w:color="auto"/>
              </w:divBdr>
              <w:divsChild>
                <w:div w:id="1929076655">
                  <w:marLeft w:val="0"/>
                  <w:marRight w:val="0"/>
                  <w:marTop w:val="0"/>
                  <w:marBottom w:val="0"/>
                  <w:divBdr>
                    <w:top w:val="none" w:sz="0" w:space="0" w:color="auto"/>
                    <w:left w:val="none" w:sz="0" w:space="0" w:color="auto"/>
                    <w:bottom w:val="none" w:sz="0" w:space="0" w:color="auto"/>
                    <w:right w:val="none" w:sz="0" w:space="0" w:color="auto"/>
                  </w:divBdr>
                  <w:divsChild>
                    <w:div w:id="1211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11894">
          <w:marLeft w:val="0"/>
          <w:marRight w:val="0"/>
          <w:marTop w:val="0"/>
          <w:marBottom w:val="0"/>
          <w:divBdr>
            <w:top w:val="none" w:sz="0" w:space="0" w:color="auto"/>
            <w:left w:val="none" w:sz="0" w:space="0" w:color="auto"/>
            <w:bottom w:val="none" w:sz="0" w:space="0" w:color="auto"/>
            <w:right w:val="none" w:sz="0" w:space="0" w:color="auto"/>
          </w:divBdr>
          <w:divsChild>
            <w:div w:id="1147287767">
              <w:marLeft w:val="0"/>
              <w:marRight w:val="0"/>
              <w:marTop w:val="75"/>
              <w:marBottom w:val="0"/>
              <w:divBdr>
                <w:top w:val="none" w:sz="0" w:space="0" w:color="auto"/>
                <w:left w:val="none" w:sz="0" w:space="0" w:color="auto"/>
                <w:bottom w:val="none" w:sz="0" w:space="0" w:color="auto"/>
                <w:right w:val="none" w:sz="0" w:space="0" w:color="auto"/>
              </w:divBdr>
              <w:divsChild>
                <w:div w:id="59134536">
                  <w:marLeft w:val="0"/>
                  <w:marRight w:val="0"/>
                  <w:marTop w:val="0"/>
                  <w:marBottom w:val="0"/>
                  <w:divBdr>
                    <w:top w:val="none" w:sz="0" w:space="0" w:color="auto"/>
                    <w:left w:val="none" w:sz="0" w:space="0" w:color="auto"/>
                    <w:bottom w:val="none" w:sz="0" w:space="0" w:color="auto"/>
                    <w:right w:val="none" w:sz="0" w:space="0" w:color="auto"/>
                  </w:divBdr>
                  <w:divsChild>
                    <w:div w:id="2033917851">
                      <w:marLeft w:val="0"/>
                      <w:marRight w:val="0"/>
                      <w:marTop w:val="0"/>
                      <w:marBottom w:val="0"/>
                      <w:divBdr>
                        <w:top w:val="none" w:sz="0" w:space="0" w:color="auto"/>
                        <w:left w:val="none" w:sz="0" w:space="0" w:color="auto"/>
                        <w:bottom w:val="none" w:sz="0" w:space="0" w:color="auto"/>
                        <w:right w:val="none" w:sz="0" w:space="0" w:color="auto"/>
                      </w:divBdr>
                      <w:divsChild>
                        <w:div w:id="11012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05936">
              <w:marLeft w:val="0"/>
              <w:marRight w:val="0"/>
              <w:marTop w:val="0"/>
              <w:marBottom w:val="0"/>
              <w:divBdr>
                <w:top w:val="none" w:sz="0" w:space="0" w:color="auto"/>
                <w:left w:val="none" w:sz="0" w:space="0" w:color="auto"/>
                <w:bottom w:val="none" w:sz="0" w:space="0" w:color="auto"/>
                <w:right w:val="none" w:sz="0" w:space="0" w:color="auto"/>
              </w:divBdr>
              <w:divsChild>
                <w:div w:id="1880313774">
                  <w:marLeft w:val="0"/>
                  <w:marRight w:val="0"/>
                  <w:marTop w:val="0"/>
                  <w:marBottom w:val="0"/>
                  <w:divBdr>
                    <w:top w:val="none" w:sz="0" w:space="0" w:color="auto"/>
                    <w:left w:val="none" w:sz="0" w:space="0" w:color="auto"/>
                    <w:bottom w:val="none" w:sz="0" w:space="0" w:color="auto"/>
                    <w:right w:val="none" w:sz="0" w:space="0" w:color="auto"/>
                  </w:divBdr>
                  <w:divsChild>
                    <w:div w:id="1965580828">
                      <w:marLeft w:val="0"/>
                      <w:marRight w:val="0"/>
                      <w:marTop w:val="0"/>
                      <w:marBottom w:val="0"/>
                      <w:divBdr>
                        <w:top w:val="none" w:sz="0" w:space="0" w:color="auto"/>
                        <w:left w:val="none" w:sz="0" w:space="0" w:color="auto"/>
                        <w:bottom w:val="none" w:sz="0" w:space="0" w:color="auto"/>
                        <w:right w:val="none" w:sz="0" w:space="0" w:color="auto"/>
                      </w:divBdr>
                      <w:divsChild>
                        <w:div w:id="172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274184">
          <w:marLeft w:val="0"/>
          <w:marRight w:val="0"/>
          <w:marTop w:val="0"/>
          <w:marBottom w:val="0"/>
          <w:divBdr>
            <w:top w:val="none" w:sz="0" w:space="0" w:color="auto"/>
            <w:left w:val="none" w:sz="0" w:space="0" w:color="auto"/>
            <w:bottom w:val="none" w:sz="0" w:space="0" w:color="auto"/>
            <w:right w:val="none" w:sz="0" w:space="0" w:color="auto"/>
          </w:divBdr>
          <w:divsChild>
            <w:div w:id="168954482">
              <w:marLeft w:val="0"/>
              <w:marRight w:val="0"/>
              <w:marTop w:val="0"/>
              <w:marBottom w:val="0"/>
              <w:divBdr>
                <w:top w:val="none" w:sz="0" w:space="0" w:color="auto"/>
                <w:left w:val="none" w:sz="0" w:space="0" w:color="auto"/>
                <w:bottom w:val="none" w:sz="0" w:space="0" w:color="auto"/>
                <w:right w:val="none" w:sz="0" w:space="0" w:color="auto"/>
              </w:divBdr>
              <w:divsChild>
                <w:div w:id="1873181491">
                  <w:marLeft w:val="0"/>
                  <w:marRight w:val="0"/>
                  <w:marTop w:val="0"/>
                  <w:marBottom w:val="0"/>
                  <w:divBdr>
                    <w:top w:val="none" w:sz="0" w:space="0" w:color="auto"/>
                    <w:left w:val="none" w:sz="0" w:space="0" w:color="auto"/>
                    <w:bottom w:val="none" w:sz="0" w:space="0" w:color="auto"/>
                    <w:right w:val="none" w:sz="0" w:space="0" w:color="auto"/>
                  </w:divBdr>
                  <w:divsChild>
                    <w:div w:id="1908832754">
                      <w:marLeft w:val="0"/>
                      <w:marRight w:val="0"/>
                      <w:marTop w:val="0"/>
                      <w:marBottom w:val="0"/>
                      <w:divBdr>
                        <w:top w:val="none" w:sz="0" w:space="0" w:color="auto"/>
                        <w:left w:val="none" w:sz="0" w:space="0" w:color="auto"/>
                        <w:bottom w:val="none" w:sz="0" w:space="0" w:color="auto"/>
                        <w:right w:val="none" w:sz="0" w:space="0" w:color="auto"/>
                      </w:divBdr>
                      <w:divsChild>
                        <w:div w:id="16298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088824">
          <w:marLeft w:val="0"/>
          <w:marRight w:val="0"/>
          <w:marTop w:val="0"/>
          <w:marBottom w:val="0"/>
          <w:divBdr>
            <w:top w:val="none" w:sz="0" w:space="0" w:color="auto"/>
            <w:left w:val="none" w:sz="0" w:space="0" w:color="auto"/>
            <w:bottom w:val="none" w:sz="0" w:space="0" w:color="auto"/>
            <w:right w:val="none" w:sz="0" w:space="0" w:color="auto"/>
          </w:divBdr>
          <w:divsChild>
            <w:div w:id="865757659">
              <w:marLeft w:val="0"/>
              <w:marRight w:val="0"/>
              <w:marTop w:val="75"/>
              <w:marBottom w:val="0"/>
              <w:divBdr>
                <w:top w:val="none" w:sz="0" w:space="0" w:color="auto"/>
                <w:left w:val="none" w:sz="0" w:space="0" w:color="auto"/>
                <w:bottom w:val="none" w:sz="0" w:space="0" w:color="auto"/>
                <w:right w:val="none" w:sz="0" w:space="0" w:color="auto"/>
              </w:divBdr>
              <w:divsChild>
                <w:div w:id="135416645">
                  <w:marLeft w:val="0"/>
                  <w:marRight w:val="0"/>
                  <w:marTop w:val="0"/>
                  <w:marBottom w:val="0"/>
                  <w:divBdr>
                    <w:top w:val="none" w:sz="0" w:space="0" w:color="auto"/>
                    <w:left w:val="none" w:sz="0" w:space="0" w:color="auto"/>
                    <w:bottom w:val="none" w:sz="0" w:space="0" w:color="auto"/>
                    <w:right w:val="none" w:sz="0" w:space="0" w:color="auto"/>
                  </w:divBdr>
                  <w:divsChild>
                    <w:div w:id="89608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51747">
              <w:marLeft w:val="0"/>
              <w:marRight w:val="0"/>
              <w:marTop w:val="0"/>
              <w:marBottom w:val="0"/>
              <w:divBdr>
                <w:top w:val="none" w:sz="0" w:space="0" w:color="auto"/>
                <w:left w:val="none" w:sz="0" w:space="0" w:color="auto"/>
                <w:bottom w:val="none" w:sz="0" w:space="0" w:color="auto"/>
                <w:right w:val="none" w:sz="0" w:space="0" w:color="auto"/>
              </w:divBdr>
              <w:divsChild>
                <w:div w:id="1851985667">
                  <w:marLeft w:val="0"/>
                  <w:marRight w:val="0"/>
                  <w:marTop w:val="0"/>
                  <w:marBottom w:val="0"/>
                  <w:divBdr>
                    <w:top w:val="none" w:sz="0" w:space="0" w:color="auto"/>
                    <w:left w:val="none" w:sz="0" w:space="0" w:color="auto"/>
                    <w:bottom w:val="none" w:sz="0" w:space="0" w:color="auto"/>
                    <w:right w:val="none" w:sz="0" w:space="0" w:color="auto"/>
                  </w:divBdr>
                  <w:divsChild>
                    <w:div w:id="1836606023">
                      <w:marLeft w:val="0"/>
                      <w:marRight w:val="0"/>
                      <w:marTop w:val="0"/>
                      <w:marBottom w:val="0"/>
                      <w:divBdr>
                        <w:top w:val="none" w:sz="0" w:space="0" w:color="auto"/>
                        <w:left w:val="none" w:sz="0" w:space="0" w:color="auto"/>
                        <w:bottom w:val="none" w:sz="0" w:space="0" w:color="auto"/>
                        <w:right w:val="none" w:sz="0" w:space="0" w:color="auto"/>
                      </w:divBdr>
                      <w:divsChild>
                        <w:div w:id="3566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728238">
          <w:marLeft w:val="0"/>
          <w:marRight w:val="0"/>
          <w:marTop w:val="0"/>
          <w:marBottom w:val="0"/>
          <w:divBdr>
            <w:top w:val="none" w:sz="0" w:space="0" w:color="auto"/>
            <w:left w:val="none" w:sz="0" w:space="0" w:color="auto"/>
            <w:bottom w:val="none" w:sz="0" w:space="0" w:color="auto"/>
            <w:right w:val="none" w:sz="0" w:space="0" w:color="auto"/>
          </w:divBdr>
          <w:divsChild>
            <w:div w:id="421924710">
              <w:marLeft w:val="0"/>
              <w:marRight w:val="0"/>
              <w:marTop w:val="75"/>
              <w:marBottom w:val="0"/>
              <w:divBdr>
                <w:top w:val="none" w:sz="0" w:space="0" w:color="auto"/>
                <w:left w:val="none" w:sz="0" w:space="0" w:color="auto"/>
                <w:bottom w:val="none" w:sz="0" w:space="0" w:color="auto"/>
                <w:right w:val="none" w:sz="0" w:space="0" w:color="auto"/>
              </w:divBdr>
              <w:divsChild>
                <w:div w:id="139004953">
                  <w:marLeft w:val="0"/>
                  <w:marRight w:val="0"/>
                  <w:marTop w:val="0"/>
                  <w:marBottom w:val="0"/>
                  <w:divBdr>
                    <w:top w:val="none" w:sz="0" w:space="0" w:color="auto"/>
                    <w:left w:val="none" w:sz="0" w:space="0" w:color="auto"/>
                    <w:bottom w:val="none" w:sz="0" w:space="0" w:color="auto"/>
                    <w:right w:val="none" w:sz="0" w:space="0" w:color="auto"/>
                  </w:divBdr>
                  <w:divsChild>
                    <w:div w:id="81224378">
                      <w:marLeft w:val="0"/>
                      <w:marRight w:val="0"/>
                      <w:marTop w:val="0"/>
                      <w:marBottom w:val="0"/>
                      <w:divBdr>
                        <w:top w:val="none" w:sz="0" w:space="0" w:color="auto"/>
                        <w:left w:val="none" w:sz="0" w:space="0" w:color="auto"/>
                        <w:bottom w:val="none" w:sz="0" w:space="0" w:color="auto"/>
                        <w:right w:val="none" w:sz="0" w:space="0" w:color="auto"/>
                      </w:divBdr>
                    </w:div>
                    <w:div w:id="1255211415">
                      <w:marLeft w:val="0"/>
                      <w:marRight w:val="0"/>
                      <w:marTop w:val="0"/>
                      <w:marBottom w:val="0"/>
                      <w:divBdr>
                        <w:top w:val="none" w:sz="0" w:space="0" w:color="auto"/>
                        <w:left w:val="none" w:sz="0" w:space="0" w:color="auto"/>
                        <w:bottom w:val="none" w:sz="0" w:space="0" w:color="auto"/>
                        <w:right w:val="none" w:sz="0" w:space="0" w:color="auto"/>
                      </w:divBdr>
                      <w:divsChild>
                        <w:div w:id="5300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91647">
              <w:marLeft w:val="0"/>
              <w:marRight w:val="0"/>
              <w:marTop w:val="0"/>
              <w:marBottom w:val="0"/>
              <w:divBdr>
                <w:top w:val="none" w:sz="0" w:space="0" w:color="auto"/>
                <w:left w:val="none" w:sz="0" w:space="0" w:color="auto"/>
                <w:bottom w:val="none" w:sz="0" w:space="0" w:color="auto"/>
                <w:right w:val="none" w:sz="0" w:space="0" w:color="auto"/>
              </w:divBdr>
              <w:divsChild>
                <w:div w:id="377055230">
                  <w:marLeft w:val="0"/>
                  <w:marRight w:val="0"/>
                  <w:marTop w:val="0"/>
                  <w:marBottom w:val="0"/>
                  <w:divBdr>
                    <w:top w:val="none" w:sz="0" w:space="0" w:color="auto"/>
                    <w:left w:val="none" w:sz="0" w:space="0" w:color="auto"/>
                    <w:bottom w:val="none" w:sz="0" w:space="0" w:color="auto"/>
                    <w:right w:val="none" w:sz="0" w:space="0" w:color="auto"/>
                  </w:divBdr>
                  <w:divsChild>
                    <w:div w:id="54623465">
                      <w:marLeft w:val="0"/>
                      <w:marRight w:val="0"/>
                      <w:marTop w:val="0"/>
                      <w:marBottom w:val="0"/>
                      <w:divBdr>
                        <w:top w:val="none" w:sz="0" w:space="0" w:color="auto"/>
                        <w:left w:val="none" w:sz="0" w:space="0" w:color="auto"/>
                        <w:bottom w:val="none" w:sz="0" w:space="0" w:color="auto"/>
                        <w:right w:val="none" w:sz="0" w:space="0" w:color="auto"/>
                      </w:divBdr>
                      <w:divsChild>
                        <w:div w:id="2041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117111">
          <w:marLeft w:val="0"/>
          <w:marRight w:val="0"/>
          <w:marTop w:val="0"/>
          <w:marBottom w:val="0"/>
          <w:divBdr>
            <w:top w:val="none" w:sz="0" w:space="0" w:color="auto"/>
            <w:left w:val="none" w:sz="0" w:space="0" w:color="auto"/>
            <w:bottom w:val="none" w:sz="0" w:space="0" w:color="auto"/>
            <w:right w:val="none" w:sz="0" w:space="0" w:color="auto"/>
          </w:divBdr>
          <w:divsChild>
            <w:div w:id="917445427">
              <w:marLeft w:val="0"/>
              <w:marRight w:val="0"/>
              <w:marTop w:val="0"/>
              <w:marBottom w:val="0"/>
              <w:divBdr>
                <w:top w:val="none" w:sz="0" w:space="0" w:color="auto"/>
                <w:left w:val="none" w:sz="0" w:space="0" w:color="auto"/>
                <w:bottom w:val="none" w:sz="0" w:space="0" w:color="auto"/>
                <w:right w:val="none" w:sz="0" w:space="0" w:color="auto"/>
              </w:divBdr>
              <w:divsChild>
                <w:div w:id="1197542923">
                  <w:marLeft w:val="0"/>
                  <w:marRight w:val="0"/>
                  <w:marTop w:val="0"/>
                  <w:marBottom w:val="0"/>
                  <w:divBdr>
                    <w:top w:val="none" w:sz="0" w:space="0" w:color="auto"/>
                    <w:left w:val="none" w:sz="0" w:space="0" w:color="auto"/>
                    <w:bottom w:val="none" w:sz="0" w:space="0" w:color="auto"/>
                    <w:right w:val="none" w:sz="0" w:space="0" w:color="auto"/>
                  </w:divBdr>
                  <w:divsChild>
                    <w:div w:id="562642073">
                      <w:marLeft w:val="0"/>
                      <w:marRight w:val="0"/>
                      <w:marTop w:val="0"/>
                      <w:marBottom w:val="0"/>
                      <w:divBdr>
                        <w:top w:val="none" w:sz="0" w:space="0" w:color="auto"/>
                        <w:left w:val="none" w:sz="0" w:space="0" w:color="auto"/>
                        <w:bottom w:val="none" w:sz="0" w:space="0" w:color="auto"/>
                        <w:right w:val="none" w:sz="0" w:space="0" w:color="auto"/>
                      </w:divBdr>
                      <w:divsChild>
                        <w:div w:id="1488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13775">
              <w:marLeft w:val="0"/>
              <w:marRight w:val="0"/>
              <w:marTop w:val="75"/>
              <w:marBottom w:val="0"/>
              <w:divBdr>
                <w:top w:val="none" w:sz="0" w:space="0" w:color="auto"/>
                <w:left w:val="none" w:sz="0" w:space="0" w:color="auto"/>
                <w:bottom w:val="none" w:sz="0" w:space="0" w:color="auto"/>
                <w:right w:val="none" w:sz="0" w:space="0" w:color="auto"/>
              </w:divBdr>
              <w:divsChild>
                <w:div w:id="1189490423">
                  <w:marLeft w:val="0"/>
                  <w:marRight w:val="0"/>
                  <w:marTop w:val="0"/>
                  <w:marBottom w:val="0"/>
                  <w:divBdr>
                    <w:top w:val="none" w:sz="0" w:space="0" w:color="auto"/>
                    <w:left w:val="none" w:sz="0" w:space="0" w:color="auto"/>
                    <w:bottom w:val="none" w:sz="0" w:space="0" w:color="auto"/>
                    <w:right w:val="none" w:sz="0" w:space="0" w:color="auto"/>
                  </w:divBdr>
                  <w:divsChild>
                    <w:div w:id="62072121">
                      <w:marLeft w:val="0"/>
                      <w:marRight w:val="0"/>
                      <w:marTop w:val="0"/>
                      <w:marBottom w:val="0"/>
                      <w:divBdr>
                        <w:top w:val="none" w:sz="0" w:space="0" w:color="auto"/>
                        <w:left w:val="none" w:sz="0" w:space="0" w:color="auto"/>
                        <w:bottom w:val="none" w:sz="0" w:space="0" w:color="auto"/>
                        <w:right w:val="none" w:sz="0" w:space="0" w:color="auto"/>
                      </w:divBdr>
                      <w:divsChild>
                        <w:div w:id="295990397">
                          <w:marLeft w:val="0"/>
                          <w:marRight w:val="0"/>
                          <w:marTop w:val="0"/>
                          <w:marBottom w:val="0"/>
                          <w:divBdr>
                            <w:top w:val="none" w:sz="0" w:space="0" w:color="auto"/>
                            <w:left w:val="none" w:sz="0" w:space="0" w:color="auto"/>
                            <w:bottom w:val="none" w:sz="0" w:space="0" w:color="auto"/>
                            <w:right w:val="none" w:sz="0" w:space="0" w:color="auto"/>
                          </w:divBdr>
                        </w:div>
                      </w:divsChild>
                    </w:div>
                    <w:div w:id="163716028">
                      <w:marLeft w:val="0"/>
                      <w:marRight w:val="0"/>
                      <w:marTop w:val="0"/>
                      <w:marBottom w:val="0"/>
                      <w:divBdr>
                        <w:top w:val="none" w:sz="0" w:space="0" w:color="auto"/>
                        <w:left w:val="none" w:sz="0" w:space="0" w:color="auto"/>
                        <w:bottom w:val="none" w:sz="0" w:space="0" w:color="auto"/>
                        <w:right w:val="none" w:sz="0" w:space="0" w:color="auto"/>
                      </w:divBdr>
                    </w:div>
                    <w:div w:id="164517524">
                      <w:marLeft w:val="0"/>
                      <w:marRight w:val="0"/>
                      <w:marTop w:val="0"/>
                      <w:marBottom w:val="0"/>
                      <w:divBdr>
                        <w:top w:val="none" w:sz="0" w:space="0" w:color="auto"/>
                        <w:left w:val="none" w:sz="0" w:space="0" w:color="auto"/>
                        <w:bottom w:val="none" w:sz="0" w:space="0" w:color="auto"/>
                        <w:right w:val="none" w:sz="0" w:space="0" w:color="auto"/>
                      </w:divBdr>
                      <w:divsChild>
                        <w:div w:id="1800951891">
                          <w:marLeft w:val="0"/>
                          <w:marRight w:val="0"/>
                          <w:marTop w:val="0"/>
                          <w:marBottom w:val="0"/>
                          <w:divBdr>
                            <w:top w:val="none" w:sz="0" w:space="0" w:color="auto"/>
                            <w:left w:val="none" w:sz="0" w:space="0" w:color="auto"/>
                            <w:bottom w:val="none" w:sz="0" w:space="0" w:color="auto"/>
                            <w:right w:val="none" w:sz="0" w:space="0" w:color="auto"/>
                          </w:divBdr>
                        </w:div>
                      </w:divsChild>
                    </w:div>
                    <w:div w:id="250240858">
                      <w:marLeft w:val="0"/>
                      <w:marRight w:val="0"/>
                      <w:marTop w:val="0"/>
                      <w:marBottom w:val="0"/>
                      <w:divBdr>
                        <w:top w:val="none" w:sz="0" w:space="0" w:color="auto"/>
                        <w:left w:val="none" w:sz="0" w:space="0" w:color="auto"/>
                        <w:bottom w:val="none" w:sz="0" w:space="0" w:color="auto"/>
                        <w:right w:val="none" w:sz="0" w:space="0" w:color="auto"/>
                      </w:divBdr>
                      <w:divsChild>
                        <w:div w:id="1386220065">
                          <w:marLeft w:val="0"/>
                          <w:marRight w:val="0"/>
                          <w:marTop w:val="0"/>
                          <w:marBottom w:val="0"/>
                          <w:divBdr>
                            <w:top w:val="none" w:sz="0" w:space="0" w:color="auto"/>
                            <w:left w:val="none" w:sz="0" w:space="0" w:color="auto"/>
                            <w:bottom w:val="none" w:sz="0" w:space="0" w:color="auto"/>
                            <w:right w:val="none" w:sz="0" w:space="0" w:color="auto"/>
                          </w:divBdr>
                        </w:div>
                      </w:divsChild>
                    </w:div>
                    <w:div w:id="266229793">
                      <w:marLeft w:val="0"/>
                      <w:marRight w:val="0"/>
                      <w:marTop w:val="0"/>
                      <w:marBottom w:val="0"/>
                      <w:divBdr>
                        <w:top w:val="none" w:sz="0" w:space="0" w:color="auto"/>
                        <w:left w:val="none" w:sz="0" w:space="0" w:color="auto"/>
                        <w:bottom w:val="none" w:sz="0" w:space="0" w:color="auto"/>
                        <w:right w:val="none" w:sz="0" w:space="0" w:color="auto"/>
                      </w:divBdr>
                    </w:div>
                    <w:div w:id="349180456">
                      <w:marLeft w:val="0"/>
                      <w:marRight w:val="0"/>
                      <w:marTop w:val="0"/>
                      <w:marBottom w:val="0"/>
                      <w:divBdr>
                        <w:top w:val="none" w:sz="0" w:space="0" w:color="auto"/>
                        <w:left w:val="none" w:sz="0" w:space="0" w:color="auto"/>
                        <w:bottom w:val="none" w:sz="0" w:space="0" w:color="auto"/>
                        <w:right w:val="none" w:sz="0" w:space="0" w:color="auto"/>
                      </w:divBdr>
                    </w:div>
                    <w:div w:id="396901977">
                      <w:marLeft w:val="0"/>
                      <w:marRight w:val="0"/>
                      <w:marTop w:val="0"/>
                      <w:marBottom w:val="0"/>
                      <w:divBdr>
                        <w:top w:val="none" w:sz="0" w:space="0" w:color="auto"/>
                        <w:left w:val="none" w:sz="0" w:space="0" w:color="auto"/>
                        <w:bottom w:val="none" w:sz="0" w:space="0" w:color="auto"/>
                        <w:right w:val="none" w:sz="0" w:space="0" w:color="auto"/>
                      </w:divBdr>
                    </w:div>
                    <w:div w:id="418213161">
                      <w:marLeft w:val="0"/>
                      <w:marRight w:val="0"/>
                      <w:marTop w:val="0"/>
                      <w:marBottom w:val="0"/>
                      <w:divBdr>
                        <w:top w:val="none" w:sz="0" w:space="0" w:color="auto"/>
                        <w:left w:val="none" w:sz="0" w:space="0" w:color="auto"/>
                        <w:bottom w:val="none" w:sz="0" w:space="0" w:color="auto"/>
                        <w:right w:val="none" w:sz="0" w:space="0" w:color="auto"/>
                      </w:divBdr>
                    </w:div>
                    <w:div w:id="445853310">
                      <w:marLeft w:val="0"/>
                      <w:marRight w:val="0"/>
                      <w:marTop w:val="0"/>
                      <w:marBottom w:val="0"/>
                      <w:divBdr>
                        <w:top w:val="none" w:sz="0" w:space="0" w:color="auto"/>
                        <w:left w:val="none" w:sz="0" w:space="0" w:color="auto"/>
                        <w:bottom w:val="none" w:sz="0" w:space="0" w:color="auto"/>
                        <w:right w:val="none" w:sz="0" w:space="0" w:color="auto"/>
                      </w:divBdr>
                      <w:divsChild>
                        <w:div w:id="834614099">
                          <w:marLeft w:val="0"/>
                          <w:marRight w:val="0"/>
                          <w:marTop w:val="0"/>
                          <w:marBottom w:val="0"/>
                          <w:divBdr>
                            <w:top w:val="none" w:sz="0" w:space="0" w:color="auto"/>
                            <w:left w:val="none" w:sz="0" w:space="0" w:color="auto"/>
                            <w:bottom w:val="none" w:sz="0" w:space="0" w:color="auto"/>
                            <w:right w:val="none" w:sz="0" w:space="0" w:color="auto"/>
                          </w:divBdr>
                        </w:div>
                      </w:divsChild>
                    </w:div>
                    <w:div w:id="449014881">
                      <w:marLeft w:val="0"/>
                      <w:marRight w:val="0"/>
                      <w:marTop w:val="0"/>
                      <w:marBottom w:val="0"/>
                      <w:divBdr>
                        <w:top w:val="none" w:sz="0" w:space="0" w:color="auto"/>
                        <w:left w:val="none" w:sz="0" w:space="0" w:color="auto"/>
                        <w:bottom w:val="none" w:sz="0" w:space="0" w:color="auto"/>
                        <w:right w:val="none" w:sz="0" w:space="0" w:color="auto"/>
                      </w:divBdr>
                      <w:divsChild>
                        <w:div w:id="944115837">
                          <w:marLeft w:val="0"/>
                          <w:marRight w:val="0"/>
                          <w:marTop w:val="0"/>
                          <w:marBottom w:val="0"/>
                          <w:divBdr>
                            <w:top w:val="none" w:sz="0" w:space="0" w:color="auto"/>
                            <w:left w:val="none" w:sz="0" w:space="0" w:color="auto"/>
                            <w:bottom w:val="none" w:sz="0" w:space="0" w:color="auto"/>
                            <w:right w:val="none" w:sz="0" w:space="0" w:color="auto"/>
                          </w:divBdr>
                        </w:div>
                      </w:divsChild>
                    </w:div>
                    <w:div w:id="473985676">
                      <w:marLeft w:val="0"/>
                      <w:marRight w:val="0"/>
                      <w:marTop w:val="0"/>
                      <w:marBottom w:val="0"/>
                      <w:divBdr>
                        <w:top w:val="none" w:sz="0" w:space="0" w:color="auto"/>
                        <w:left w:val="none" w:sz="0" w:space="0" w:color="auto"/>
                        <w:bottom w:val="none" w:sz="0" w:space="0" w:color="auto"/>
                        <w:right w:val="none" w:sz="0" w:space="0" w:color="auto"/>
                      </w:divBdr>
                      <w:divsChild>
                        <w:div w:id="1697463488">
                          <w:marLeft w:val="0"/>
                          <w:marRight w:val="0"/>
                          <w:marTop w:val="0"/>
                          <w:marBottom w:val="0"/>
                          <w:divBdr>
                            <w:top w:val="none" w:sz="0" w:space="0" w:color="auto"/>
                            <w:left w:val="none" w:sz="0" w:space="0" w:color="auto"/>
                            <w:bottom w:val="none" w:sz="0" w:space="0" w:color="auto"/>
                            <w:right w:val="none" w:sz="0" w:space="0" w:color="auto"/>
                          </w:divBdr>
                        </w:div>
                      </w:divsChild>
                    </w:div>
                    <w:div w:id="502817823">
                      <w:marLeft w:val="0"/>
                      <w:marRight w:val="0"/>
                      <w:marTop w:val="0"/>
                      <w:marBottom w:val="0"/>
                      <w:divBdr>
                        <w:top w:val="none" w:sz="0" w:space="0" w:color="auto"/>
                        <w:left w:val="none" w:sz="0" w:space="0" w:color="auto"/>
                        <w:bottom w:val="none" w:sz="0" w:space="0" w:color="auto"/>
                        <w:right w:val="none" w:sz="0" w:space="0" w:color="auto"/>
                      </w:divBdr>
                    </w:div>
                    <w:div w:id="514196310">
                      <w:marLeft w:val="0"/>
                      <w:marRight w:val="0"/>
                      <w:marTop w:val="0"/>
                      <w:marBottom w:val="0"/>
                      <w:divBdr>
                        <w:top w:val="none" w:sz="0" w:space="0" w:color="auto"/>
                        <w:left w:val="none" w:sz="0" w:space="0" w:color="auto"/>
                        <w:bottom w:val="none" w:sz="0" w:space="0" w:color="auto"/>
                        <w:right w:val="none" w:sz="0" w:space="0" w:color="auto"/>
                      </w:divBdr>
                    </w:div>
                    <w:div w:id="613094443">
                      <w:marLeft w:val="0"/>
                      <w:marRight w:val="0"/>
                      <w:marTop w:val="0"/>
                      <w:marBottom w:val="0"/>
                      <w:divBdr>
                        <w:top w:val="none" w:sz="0" w:space="0" w:color="auto"/>
                        <w:left w:val="none" w:sz="0" w:space="0" w:color="auto"/>
                        <w:bottom w:val="none" w:sz="0" w:space="0" w:color="auto"/>
                        <w:right w:val="none" w:sz="0" w:space="0" w:color="auto"/>
                      </w:divBdr>
                    </w:div>
                    <w:div w:id="881554980">
                      <w:marLeft w:val="0"/>
                      <w:marRight w:val="0"/>
                      <w:marTop w:val="0"/>
                      <w:marBottom w:val="0"/>
                      <w:divBdr>
                        <w:top w:val="none" w:sz="0" w:space="0" w:color="auto"/>
                        <w:left w:val="none" w:sz="0" w:space="0" w:color="auto"/>
                        <w:bottom w:val="none" w:sz="0" w:space="0" w:color="auto"/>
                        <w:right w:val="none" w:sz="0" w:space="0" w:color="auto"/>
                      </w:divBdr>
                      <w:divsChild>
                        <w:div w:id="1464075926">
                          <w:marLeft w:val="0"/>
                          <w:marRight w:val="0"/>
                          <w:marTop w:val="0"/>
                          <w:marBottom w:val="0"/>
                          <w:divBdr>
                            <w:top w:val="none" w:sz="0" w:space="0" w:color="auto"/>
                            <w:left w:val="none" w:sz="0" w:space="0" w:color="auto"/>
                            <w:bottom w:val="none" w:sz="0" w:space="0" w:color="auto"/>
                            <w:right w:val="none" w:sz="0" w:space="0" w:color="auto"/>
                          </w:divBdr>
                        </w:div>
                      </w:divsChild>
                    </w:div>
                    <w:div w:id="978190638">
                      <w:marLeft w:val="0"/>
                      <w:marRight w:val="0"/>
                      <w:marTop w:val="0"/>
                      <w:marBottom w:val="0"/>
                      <w:divBdr>
                        <w:top w:val="none" w:sz="0" w:space="0" w:color="auto"/>
                        <w:left w:val="none" w:sz="0" w:space="0" w:color="auto"/>
                        <w:bottom w:val="none" w:sz="0" w:space="0" w:color="auto"/>
                        <w:right w:val="none" w:sz="0" w:space="0" w:color="auto"/>
                      </w:divBdr>
                    </w:div>
                    <w:div w:id="1018897390">
                      <w:marLeft w:val="0"/>
                      <w:marRight w:val="0"/>
                      <w:marTop w:val="0"/>
                      <w:marBottom w:val="0"/>
                      <w:divBdr>
                        <w:top w:val="none" w:sz="0" w:space="0" w:color="auto"/>
                        <w:left w:val="none" w:sz="0" w:space="0" w:color="auto"/>
                        <w:bottom w:val="none" w:sz="0" w:space="0" w:color="auto"/>
                        <w:right w:val="none" w:sz="0" w:space="0" w:color="auto"/>
                      </w:divBdr>
                    </w:div>
                    <w:div w:id="1052650796">
                      <w:marLeft w:val="0"/>
                      <w:marRight w:val="0"/>
                      <w:marTop w:val="0"/>
                      <w:marBottom w:val="0"/>
                      <w:divBdr>
                        <w:top w:val="none" w:sz="0" w:space="0" w:color="auto"/>
                        <w:left w:val="none" w:sz="0" w:space="0" w:color="auto"/>
                        <w:bottom w:val="none" w:sz="0" w:space="0" w:color="auto"/>
                        <w:right w:val="none" w:sz="0" w:space="0" w:color="auto"/>
                      </w:divBdr>
                      <w:divsChild>
                        <w:div w:id="702286080">
                          <w:marLeft w:val="0"/>
                          <w:marRight w:val="0"/>
                          <w:marTop w:val="0"/>
                          <w:marBottom w:val="0"/>
                          <w:divBdr>
                            <w:top w:val="none" w:sz="0" w:space="0" w:color="auto"/>
                            <w:left w:val="none" w:sz="0" w:space="0" w:color="auto"/>
                            <w:bottom w:val="none" w:sz="0" w:space="0" w:color="auto"/>
                            <w:right w:val="none" w:sz="0" w:space="0" w:color="auto"/>
                          </w:divBdr>
                        </w:div>
                      </w:divsChild>
                    </w:div>
                    <w:div w:id="1397969186">
                      <w:marLeft w:val="0"/>
                      <w:marRight w:val="0"/>
                      <w:marTop w:val="0"/>
                      <w:marBottom w:val="0"/>
                      <w:divBdr>
                        <w:top w:val="none" w:sz="0" w:space="0" w:color="auto"/>
                        <w:left w:val="none" w:sz="0" w:space="0" w:color="auto"/>
                        <w:bottom w:val="none" w:sz="0" w:space="0" w:color="auto"/>
                        <w:right w:val="none" w:sz="0" w:space="0" w:color="auto"/>
                      </w:divBdr>
                      <w:divsChild>
                        <w:div w:id="1739981716">
                          <w:marLeft w:val="0"/>
                          <w:marRight w:val="0"/>
                          <w:marTop w:val="0"/>
                          <w:marBottom w:val="0"/>
                          <w:divBdr>
                            <w:top w:val="none" w:sz="0" w:space="0" w:color="auto"/>
                            <w:left w:val="none" w:sz="0" w:space="0" w:color="auto"/>
                            <w:bottom w:val="none" w:sz="0" w:space="0" w:color="auto"/>
                            <w:right w:val="none" w:sz="0" w:space="0" w:color="auto"/>
                          </w:divBdr>
                        </w:div>
                      </w:divsChild>
                    </w:div>
                    <w:div w:id="1402289559">
                      <w:marLeft w:val="0"/>
                      <w:marRight w:val="0"/>
                      <w:marTop w:val="0"/>
                      <w:marBottom w:val="0"/>
                      <w:divBdr>
                        <w:top w:val="none" w:sz="0" w:space="0" w:color="auto"/>
                        <w:left w:val="none" w:sz="0" w:space="0" w:color="auto"/>
                        <w:bottom w:val="none" w:sz="0" w:space="0" w:color="auto"/>
                        <w:right w:val="none" w:sz="0" w:space="0" w:color="auto"/>
                      </w:divBdr>
                      <w:divsChild>
                        <w:div w:id="2129277200">
                          <w:marLeft w:val="0"/>
                          <w:marRight w:val="0"/>
                          <w:marTop w:val="0"/>
                          <w:marBottom w:val="0"/>
                          <w:divBdr>
                            <w:top w:val="none" w:sz="0" w:space="0" w:color="auto"/>
                            <w:left w:val="none" w:sz="0" w:space="0" w:color="auto"/>
                            <w:bottom w:val="none" w:sz="0" w:space="0" w:color="auto"/>
                            <w:right w:val="none" w:sz="0" w:space="0" w:color="auto"/>
                          </w:divBdr>
                        </w:div>
                      </w:divsChild>
                    </w:div>
                    <w:div w:id="1520848694">
                      <w:marLeft w:val="0"/>
                      <w:marRight w:val="0"/>
                      <w:marTop w:val="0"/>
                      <w:marBottom w:val="0"/>
                      <w:divBdr>
                        <w:top w:val="none" w:sz="0" w:space="0" w:color="auto"/>
                        <w:left w:val="none" w:sz="0" w:space="0" w:color="auto"/>
                        <w:bottom w:val="none" w:sz="0" w:space="0" w:color="auto"/>
                        <w:right w:val="none" w:sz="0" w:space="0" w:color="auto"/>
                      </w:divBdr>
                    </w:div>
                    <w:div w:id="1526750863">
                      <w:marLeft w:val="0"/>
                      <w:marRight w:val="0"/>
                      <w:marTop w:val="0"/>
                      <w:marBottom w:val="0"/>
                      <w:divBdr>
                        <w:top w:val="none" w:sz="0" w:space="0" w:color="auto"/>
                        <w:left w:val="none" w:sz="0" w:space="0" w:color="auto"/>
                        <w:bottom w:val="none" w:sz="0" w:space="0" w:color="auto"/>
                        <w:right w:val="none" w:sz="0" w:space="0" w:color="auto"/>
                      </w:divBdr>
                    </w:div>
                    <w:div w:id="1726179476">
                      <w:marLeft w:val="0"/>
                      <w:marRight w:val="0"/>
                      <w:marTop w:val="0"/>
                      <w:marBottom w:val="0"/>
                      <w:divBdr>
                        <w:top w:val="none" w:sz="0" w:space="0" w:color="auto"/>
                        <w:left w:val="none" w:sz="0" w:space="0" w:color="auto"/>
                        <w:bottom w:val="none" w:sz="0" w:space="0" w:color="auto"/>
                        <w:right w:val="none" w:sz="0" w:space="0" w:color="auto"/>
                      </w:divBdr>
                      <w:divsChild>
                        <w:div w:id="29889103">
                          <w:marLeft w:val="0"/>
                          <w:marRight w:val="0"/>
                          <w:marTop w:val="0"/>
                          <w:marBottom w:val="0"/>
                          <w:divBdr>
                            <w:top w:val="none" w:sz="0" w:space="0" w:color="auto"/>
                            <w:left w:val="none" w:sz="0" w:space="0" w:color="auto"/>
                            <w:bottom w:val="none" w:sz="0" w:space="0" w:color="auto"/>
                            <w:right w:val="none" w:sz="0" w:space="0" w:color="auto"/>
                          </w:divBdr>
                        </w:div>
                      </w:divsChild>
                    </w:div>
                    <w:div w:id="1742289729">
                      <w:marLeft w:val="0"/>
                      <w:marRight w:val="0"/>
                      <w:marTop w:val="0"/>
                      <w:marBottom w:val="0"/>
                      <w:divBdr>
                        <w:top w:val="none" w:sz="0" w:space="0" w:color="auto"/>
                        <w:left w:val="none" w:sz="0" w:space="0" w:color="auto"/>
                        <w:bottom w:val="none" w:sz="0" w:space="0" w:color="auto"/>
                        <w:right w:val="none" w:sz="0" w:space="0" w:color="auto"/>
                      </w:divBdr>
                    </w:div>
                    <w:div w:id="2094934374">
                      <w:marLeft w:val="0"/>
                      <w:marRight w:val="0"/>
                      <w:marTop w:val="0"/>
                      <w:marBottom w:val="0"/>
                      <w:divBdr>
                        <w:top w:val="none" w:sz="0" w:space="0" w:color="auto"/>
                        <w:left w:val="none" w:sz="0" w:space="0" w:color="auto"/>
                        <w:bottom w:val="none" w:sz="0" w:space="0" w:color="auto"/>
                        <w:right w:val="none" w:sz="0" w:space="0" w:color="auto"/>
                      </w:divBdr>
                      <w:divsChild>
                        <w:div w:id="23235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35619">
          <w:marLeft w:val="0"/>
          <w:marRight w:val="0"/>
          <w:marTop w:val="0"/>
          <w:marBottom w:val="0"/>
          <w:divBdr>
            <w:top w:val="none" w:sz="0" w:space="0" w:color="auto"/>
            <w:left w:val="none" w:sz="0" w:space="0" w:color="auto"/>
            <w:bottom w:val="none" w:sz="0" w:space="0" w:color="auto"/>
            <w:right w:val="none" w:sz="0" w:space="0" w:color="auto"/>
          </w:divBdr>
          <w:divsChild>
            <w:div w:id="941036497">
              <w:marLeft w:val="0"/>
              <w:marRight w:val="0"/>
              <w:marTop w:val="0"/>
              <w:marBottom w:val="0"/>
              <w:divBdr>
                <w:top w:val="none" w:sz="0" w:space="0" w:color="auto"/>
                <w:left w:val="none" w:sz="0" w:space="0" w:color="auto"/>
                <w:bottom w:val="none" w:sz="0" w:space="0" w:color="auto"/>
                <w:right w:val="none" w:sz="0" w:space="0" w:color="auto"/>
              </w:divBdr>
              <w:divsChild>
                <w:div w:id="1388799748">
                  <w:marLeft w:val="0"/>
                  <w:marRight w:val="0"/>
                  <w:marTop w:val="0"/>
                  <w:marBottom w:val="0"/>
                  <w:divBdr>
                    <w:top w:val="none" w:sz="0" w:space="0" w:color="auto"/>
                    <w:left w:val="none" w:sz="0" w:space="0" w:color="auto"/>
                    <w:bottom w:val="none" w:sz="0" w:space="0" w:color="auto"/>
                    <w:right w:val="none" w:sz="0" w:space="0" w:color="auto"/>
                  </w:divBdr>
                  <w:divsChild>
                    <w:div w:id="4940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776305">
          <w:marLeft w:val="0"/>
          <w:marRight w:val="0"/>
          <w:marTop w:val="0"/>
          <w:marBottom w:val="0"/>
          <w:divBdr>
            <w:top w:val="none" w:sz="0" w:space="0" w:color="auto"/>
            <w:left w:val="none" w:sz="0" w:space="0" w:color="auto"/>
            <w:bottom w:val="none" w:sz="0" w:space="0" w:color="auto"/>
            <w:right w:val="none" w:sz="0" w:space="0" w:color="auto"/>
          </w:divBdr>
          <w:divsChild>
            <w:div w:id="881358615">
              <w:marLeft w:val="0"/>
              <w:marRight w:val="0"/>
              <w:marTop w:val="0"/>
              <w:marBottom w:val="0"/>
              <w:divBdr>
                <w:top w:val="none" w:sz="0" w:space="0" w:color="auto"/>
                <w:left w:val="none" w:sz="0" w:space="0" w:color="auto"/>
                <w:bottom w:val="none" w:sz="0" w:space="0" w:color="auto"/>
                <w:right w:val="none" w:sz="0" w:space="0" w:color="auto"/>
              </w:divBdr>
              <w:divsChild>
                <w:div w:id="924804922">
                  <w:marLeft w:val="0"/>
                  <w:marRight w:val="0"/>
                  <w:marTop w:val="0"/>
                  <w:marBottom w:val="0"/>
                  <w:divBdr>
                    <w:top w:val="none" w:sz="0" w:space="0" w:color="auto"/>
                    <w:left w:val="none" w:sz="0" w:space="0" w:color="auto"/>
                    <w:bottom w:val="none" w:sz="0" w:space="0" w:color="auto"/>
                    <w:right w:val="none" w:sz="0" w:space="0" w:color="auto"/>
                  </w:divBdr>
                  <w:divsChild>
                    <w:div w:id="1815443506">
                      <w:marLeft w:val="0"/>
                      <w:marRight w:val="0"/>
                      <w:marTop w:val="0"/>
                      <w:marBottom w:val="0"/>
                      <w:divBdr>
                        <w:top w:val="none" w:sz="0" w:space="0" w:color="auto"/>
                        <w:left w:val="none" w:sz="0" w:space="0" w:color="auto"/>
                        <w:bottom w:val="none" w:sz="0" w:space="0" w:color="auto"/>
                        <w:right w:val="none" w:sz="0" w:space="0" w:color="auto"/>
                      </w:divBdr>
                      <w:divsChild>
                        <w:div w:id="14636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292783">
          <w:marLeft w:val="0"/>
          <w:marRight w:val="0"/>
          <w:marTop w:val="0"/>
          <w:marBottom w:val="0"/>
          <w:divBdr>
            <w:top w:val="none" w:sz="0" w:space="0" w:color="auto"/>
            <w:left w:val="none" w:sz="0" w:space="0" w:color="auto"/>
            <w:bottom w:val="none" w:sz="0" w:space="0" w:color="auto"/>
            <w:right w:val="none" w:sz="0" w:space="0" w:color="auto"/>
          </w:divBdr>
          <w:divsChild>
            <w:div w:id="931662695">
              <w:marLeft w:val="0"/>
              <w:marRight w:val="0"/>
              <w:marTop w:val="0"/>
              <w:marBottom w:val="0"/>
              <w:divBdr>
                <w:top w:val="none" w:sz="0" w:space="0" w:color="auto"/>
                <w:left w:val="none" w:sz="0" w:space="0" w:color="auto"/>
                <w:bottom w:val="none" w:sz="0" w:space="0" w:color="auto"/>
                <w:right w:val="none" w:sz="0" w:space="0" w:color="auto"/>
              </w:divBdr>
              <w:divsChild>
                <w:div w:id="1883319544">
                  <w:marLeft w:val="0"/>
                  <w:marRight w:val="0"/>
                  <w:marTop w:val="0"/>
                  <w:marBottom w:val="0"/>
                  <w:divBdr>
                    <w:top w:val="none" w:sz="0" w:space="0" w:color="auto"/>
                    <w:left w:val="none" w:sz="0" w:space="0" w:color="auto"/>
                    <w:bottom w:val="none" w:sz="0" w:space="0" w:color="auto"/>
                    <w:right w:val="none" w:sz="0" w:space="0" w:color="auto"/>
                  </w:divBdr>
                  <w:divsChild>
                    <w:div w:id="708385123">
                      <w:marLeft w:val="0"/>
                      <w:marRight w:val="0"/>
                      <w:marTop w:val="0"/>
                      <w:marBottom w:val="0"/>
                      <w:divBdr>
                        <w:top w:val="none" w:sz="0" w:space="0" w:color="auto"/>
                        <w:left w:val="none" w:sz="0" w:space="0" w:color="auto"/>
                        <w:bottom w:val="none" w:sz="0" w:space="0" w:color="auto"/>
                        <w:right w:val="none" w:sz="0" w:space="0" w:color="auto"/>
                      </w:divBdr>
                      <w:divsChild>
                        <w:div w:id="18271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2093">
              <w:marLeft w:val="0"/>
              <w:marRight w:val="0"/>
              <w:marTop w:val="75"/>
              <w:marBottom w:val="0"/>
              <w:divBdr>
                <w:top w:val="none" w:sz="0" w:space="0" w:color="auto"/>
                <w:left w:val="none" w:sz="0" w:space="0" w:color="auto"/>
                <w:bottom w:val="none" w:sz="0" w:space="0" w:color="auto"/>
                <w:right w:val="none" w:sz="0" w:space="0" w:color="auto"/>
              </w:divBdr>
              <w:divsChild>
                <w:div w:id="1999724169">
                  <w:marLeft w:val="0"/>
                  <w:marRight w:val="0"/>
                  <w:marTop w:val="0"/>
                  <w:marBottom w:val="0"/>
                  <w:divBdr>
                    <w:top w:val="none" w:sz="0" w:space="0" w:color="auto"/>
                    <w:left w:val="none" w:sz="0" w:space="0" w:color="auto"/>
                    <w:bottom w:val="none" w:sz="0" w:space="0" w:color="auto"/>
                    <w:right w:val="none" w:sz="0" w:space="0" w:color="auto"/>
                  </w:divBdr>
                  <w:divsChild>
                    <w:div w:id="1193761014">
                      <w:marLeft w:val="0"/>
                      <w:marRight w:val="0"/>
                      <w:marTop w:val="0"/>
                      <w:marBottom w:val="0"/>
                      <w:divBdr>
                        <w:top w:val="none" w:sz="0" w:space="0" w:color="auto"/>
                        <w:left w:val="none" w:sz="0" w:space="0" w:color="auto"/>
                        <w:bottom w:val="none" w:sz="0" w:space="0" w:color="auto"/>
                        <w:right w:val="none" w:sz="0" w:space="0" w:color="auto"/>
                      </w:divBdr>
                      <w:divsChild>
                        <w:div w:id="19137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814756">
          <w:marLeft w:val="0"/>
          <w:marRight w:val="0"/>
          <w:marTop w:val="0"/>
          <w:marBottom w:val="0"/>
          <w:divBdr>
            <w:top w:val="none" w:sz="0" w:space="0" w:color="auto"/>
            <w:left w:val="none" w:sz="0" w:space="0" w:color="auto"/>
            <w:bottom w:val="none" w:sz="0" w:space="0" w:color="auto"/>
            <w:right w:val="none" w:sz="0" w:space="0" w:color="auto"/>
          </w:divBdr>
          <w:divsChild>
            <w:div w:id="257176348">
              <w:marLeft w:val="0"/>
              <w:marRight w:val="0"/>
              <w:marTop w:val="75"/>
              <w:marBottom w:val="0"/>
              <w:divBdr>
                <w:top w:val="none" w:sz="0" w:space="0" w:color="auto"/>
                <w:left w:val="none" w:sz="0" w:space="0" w:color="auto"/>
                <w:bottom w:val="none" w:sz="0" w:space="0" w:color="auto"/>
                <w:right w:val="none" w:sz="0" w:space="0" w:color="auto"/>
              </w:divBdr>
              <w:divsChild>
                <w:div w:id="431128091">
                  <w:marLeft w:val="0"/>
                  <w:marRight w:val="0"/>
                  <w:marTop w:val="0"/>
                  <w:marBottom w:val="0"/>
                  <w:divBdr>
                    <w:top w:val="none" w:sz="0" w:space="0" w:color="auto"/>
                    <w:left w:val="none" w:sz="0" w:space="0" w:color="auto"/>
                    <w:bottom w:val="none" w:sz="0" w:space="0" w:color="auto"/>
                    <w:right w:val="none" w:sz="0" w:space="0" w:color="auto"/>
                  </w:divBdr>
                  <w:divsChild>
                    <w:div w:id="18930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0118">
              <w:marLeft w:val="0"/>
              <w:marRight w:val="0"/>
              <w:marTop w:val="0"/>
              <w:marBottom w:val="0"/>
              <w:divBdr>
                <w:top w:val="none" w:sz="0" w:space="0" w:color="auto"/>
                <w:left w:val="none" w:sz="0" w:space="0" w:color="auto"/>
                <w:bottom w:val="none" w:sz="0" w:space="0" w:color="auto"/>
                <w:right w:val="none" w:sz="0" w:space="0" w:color="auto"/>
              </w:divBdr>
              <w:divsChild>
                <w:div w:id="518083993">
                  <w:marLeft w:val="0"/>
                  <w:marRight w:val="0"/>
                  <w:marTop w:val="0"/>
                  <w:marBottom w:val="0"/>
                  <w:divBdr>
                    <w:top w:val="none" w:sz="0" w:space="0" w:color="auto"/>
                    <w:left w:val="none" w:sz="0" w:space="0" w:color="auto"/>
                    <w:bottom w:val="none" w:sz="0" w:space="0" w:color="auto"/>
                    <w:right w:val="none" w:sz="0" w:space="0" w:color="auto"/>
                  </w:divBdr>
                  <w:divsChild>
                    <w:div w:id="870872697">
                      <w:marLeft w:val="0"/>
                      <w:marRight w:val="0"/>
                      <w:marTop w:val="0"/>
                      <w:marBottom w:val="0"/>
                      <w:divBdr>
                        <w:top w:val="none" w:sz="0" w:space="0" w:color="auto"/>
                        <w:left w:val="none" w:sz="0" w:space="0" w:color="auto"/>
                        <w:bottom w:val="none" w:sz="0" w:space="0" w:color="auto"/>
                        <w:right w:val="none" w:sz="0" w:space="0" w:color="auto"/>
                      </w:divBdr>
                      <w:divsChild>
                        <w:div w:id="10139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366492">
          <w:marLeft w:val="0"/>
          <w:marRight w:val="0"/>
          <w:marTop w:val="0"/>
          <w:marBottom w:val="0"/>
          <w:divBdr>
            <w:top w:val="none" w:sz="0" w:space="0" w:color="auto"/>
            <w:left w:val="none" w:sz="0" w:space="0" w:color="auto"/>
            <w:bottom w:val="none" w:sz="0" w:space="0" w:color="auto"/>
            <w:right w:val="none" w:sz="0" w:space="0" w:color="auto"/>
          </w:divBdr>
          <w:divsChild>
            <w:div w:id="51001347">
              <w:marLeft w:val="0"/>
              <w:marRight w:val="0"/>
              <w:marTop w:val="0"/>
              <w:marBottom w:val="0"/>
              <w:divBdr>
                <w:top w:val="none" w:sz="0" w:space="0" w:color="auto"/>
                <w:left w:val="none" w:sz="0" w:space="0" w:color="auto"/>
                <w:bottom w:val="none" w:sz="0" w:space="0" w:color="auto"/>
                <w:right w:val="none" w:sz="0" w:space="0" w:color="auto"/>
              </w:divBdr>
              <w:divsChild>
                <w:div w:id="988363697">
                  <w:marLeft w:val="0"/>
                  <w:marRight w:val="0"/>
                  <w:marTop w:val="0"/>
                  <w:marBottom w:val="0"/>
                  <w:divBdr>
                    <w:top w:val="none" w:sz="0" w:space="0" w:color="auto"/>
                    <w:left w:val="none" w:sz="0" w:space="0" w:color="auto"/>
                    <w:bottom w:val="none" w:sz="0" w:space="0" w:color="auto"/>
                    <w:right w:val="none" w:sz="0" w:space="0" w:color="auto"/>
                  </w:divBdr>
                  <w:divsChild>
                    <w:div w:id="547912631">
                      <w:marLeft w:val="0"/>
                      <w:marRight w:val="0"/>
                      <w:marTop w:val="0"/>
                      <w:marBottom w:val="0"/>
                      <w:divBdr>
                        <w:top w:val="none" w:sz="0" w:space="0" w:color="auto"/>
                        <w:left w:val="none" w:sz="0" w:space="0" w:color="auto"/>
                        <w:bottom w:val="none" w:sz="0" w:space="0" w:color="auto"/>
                        <w:right w:val="none" w:sz="0" w:space="0" w:color="auto"/>
                      </w:divBdr>
                      <w:divsChild>
                        <w:div w:id="20845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43386">
              <w:marLeft w:val="0"/>
              <w:marRight w:val="0"/>
              <w:marTop w:val="75"/>
              <w:marBottom w:val="0"/>
              <w:divBdr>
                <w:top w:val="none" w:sz="0" w:space="0" w:color="auto"/>
                <w:left w:val="none" w:sz="0" w:space="0" w:color="auto"/>
                <w:bottom w:val="none" w:sz="0" w:space="0" w:color="auto"/>
                <w:right w:val="none" w:sz="0" w:space="0" w:color="auto"/>
              </w:divBdr>
              <w:divsChild>
                <w:div w:id="519512901">
                  <w:marLeft w:val="0"/>
                  <w:marRight w:val="0"/>
                  <w:marTop w:val="0"/>
                  <w:marBottom w:val="0"/>
                  <w:divBdr>
                    <w:top w:val="none" w:sz="0" w:space="0" w:color="auto"/>
                    <w:left w:val="none" w:sz="0" w:space="0" w:color="auto"/>
                    <w:bottom w:val="none" w:sz="0" w:space="0" w:color="auto"/>
                    <w:right w:val="none" w:sz="0" w:space="0" w:color="auto"/>
                  </w:divBdr>
                  <w:divsChild>
                    <w:div w:id="180704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65234">
          <w:marLeft w:val="0"/>
          <w:marRight w:val="0"/>
          <w:marTop w:val="0"/>
          <w:marBottom w:val="0"/>
          <w:divBdr>
            <w:top w:val="none" w:sz="0" w:space="0" w:color="auto"/>
            <w:left w:val="none" w:sz="0" w:space="0" w:color="auto"/>
            <w:bottom w:val="none" w:sz="0" w:space="0" w:color="auto"/>
            <w:right w:val="none" w:sz="0" w:space="0" w:color="auto"/>
          </w:divBdr>
          <w:divsChild>
            <w:div w:id="325481916">
              <w:marLeft w:val="0"/>
              <w:marRight w:val="0"/>
              <w:marTop w:val="75"/>
              <w:marBottom w:val="0"/>
              <w:divBdr>
                <w:top w:val="none" w:sz="0" w:space="0" w:color="auto"/>
                <w:left w:val="none" w:sz="0" w:space="0" w:color="auto"/>
                <w:bottom w:val="none" w:sz="0" w:space="0" w:color="auto"/>
                <w:right w:val="none" w:sz="0" w:space="0" w:color="auto"/>
              </w:divBdr>
              <w:divsChild>
                <w:div w:id="372925874">
                  <w:marLeft w:val="0"/>
                  <w:marRight w:val="0"/>
                  <w:marTop w:val="0"/>
                  <w:marBottom w:val="0"/>
                  <w:divBdr>
                    <w:top w:val="none" w:sz="0" w:space="0" w:color="auto"/>
                    <w:left w:val="none" w:sz="0" w:space="0" w:color="auto"/>
                    <w:bottom w:val="none" w:sz="0" w:space="0" w:color="auto"/>
                    <w:right w:val="none" w:sz="0" w:space="0" w:color="auto"/>
                  </w:divBdr>
                  <w:divsChild>
                    <w:div w:id="11870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4992">
              <w:marLeft w:val="0"/>
              <w:marRight w:val="0"/>
              <w:marTop w:val="0"/>
              <w:marBottom w:val="0"/>
              <w:divBdr>
                <w:top w:val="none" w:sz="0" w:space="0" w:color="auto"/>
                <w:left w:val="none" w:sz="0" w:space="0" w:color="auto"/>
                <w:bottom w:val="none" w:sz="0" w:space="0" w:color="auto"/>
                <w:right w:val="none" w:sz="0" w:space="0" w:color="auto"/>
              </w:divBdr>
              <w:divsChild>
                <w:div w:id="535310355">
                  <w:marLeft w:val="0"/>
                  <w:marRight w:val="0"/>
                  <w:marTop w:val="0"/>
                  <w:marBottom w:val="0"/>
                  <w:divBdr>
                    <w:top w:val="none" w:sz="0" w:space="0" w:color="auto"/>
                    <w:left w:val="none" w:sz="0" w:space="0" w:color="auto"/>
                    <w:bottom w:val="none" w:sz="0" w:space="0" w:color="auto"/>
                    <w:right w:val="none" w:sz="0" w:space="0" w:color="auto"/>
                  </w:divBdr>
                  <w:divsChild>
                    <w:div w:id="211577134">
                      <w:marLeft w:val="0"/>
                      <w:marRight w:val="0"/>
                      <w:marTop w:val="0"/>
                      <w:marBottom w:val="0"/>
                      <w:divBdr>
                        <w:top w:val="none" w:sz="0" w:space="0" w:color="auto"/>
                        <w:left w:val="none" w:sz="0" w:space="0" w:color="auto"/>
                        <w:bottom w:val="none" w:sz="0" w:space="0" w:color="auto"/>
                        <w:right w:val="none" w:sz="0" w:space="0" w:color="auto"/>
                      </w:divBdr>
                      <w:divsChild>
                        <w:div w:id="12470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084551">
          <w:marLeft w:val="0"/>
          <w:marRight w:val="0"/>
          <w:marTop w:val="0"/>
          <w:marBottom w:val="0"/>
          <w:divBdr>
            <w:top w:val="none" w:sz="0" w:space="0" w:color="auto"/>
            <w:left w:val="none" w:sz="0" w:space="0" w:color="auto"/>
            <w:bottom w:val="none" w:sz="0" w:space="0" w:color="auto"/>
            <w:right w:val="none" w:sz="0" w:space="0" w:color="auto"/>
          </w:divBdr>
          <w:divsChild>
            <w:div w:id="1906185774">
              <w:marLeft w:val="0"/>
              <w:marRight w:val="0"/>
              <w:marTop w:val="0"/>
              <w:marBottom w:val="0"/>
              <w:divBdr>
                <w:top w:val="none" w:sz="0" w:space="0" w:color="auto"/>
                <w:left w:val="none" w:sz="0" w:space="0" w:color="auto"/>
                <w:bottom w:val="none" w:sz="0" w:space="0" w:color="auto"/>
                <w:right w:val="none" w:sz="0" w:space="0" w:color="auto"/>
              </w:divBdr>
              <w:divsChild>
                <w:div w:id="1482304978">
                  <w:marLeft w:val="0"/>
                  <w:marRight w:val="0"/>
                  <w:marTop w:val="0"/>
                  <w:marBottom w:val="0"/>
                  <w:divBdr>
                    <w:top w:val="none" w:sz="0" w:space="0" w:color="auto"/>
                    <w:left w:val="none" w:sz="0" w:space="0" w:color="auto"/>
                    <w:bottom w:val="none" w:sz="0" w:space="0" w:color="auto"/>
                    <w:right w:val="none" w:sz="0" w:space="0" w:color="auto"/>
                  </w:divBdr>
                  <w:divsChild>
                    <w:div w:id="1004355724">
                      <w:marLeft w:val="0"/>
                      <w:marRight w:val="0"/>
                      <w:marTop w:val="0"/>
                      <w:marBottom w:val="0"/>
                      <w:divBdr>
                        <w:top w:val="none" w:sz="0" w:space="0" w:color="auto"/>
                        <w:left w:val="none" w:sz="0" w:space="0" w:color="auto"/>
                        <w:bottom w:val="none" w:sz="0" w:space="0" w:color="auto"/>
                        <w:right w:val="none" w:sz="0" w:space="0" w:color="auto"/>
                      </w:divBdr>
                      <w:divsChild>
                        <w:div w:id="1408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426207">
          <w:marLeft w:val="0"/>
          <w:marRight w:val="0"/>
          <w:marTop w:val="0"/>
          <w:marBottom w:val="0"/>
          <w:divBdr>
            <w:top w:val="none" w:sz="0" w:space="0" w:color="auto"/>
            <w:left w:val="none" w:sz="0" w:space="0" w:color="auto"/>
            <w:bottom w:val="none" w:sz="0" w:space="0" w:color="auto"/>
            <w:right w:val="none" w:sz="0" w:space="0" w:color="auto"/>
          </w:divBdr>
          <w:divsChild>
            <w:div w:id="1327442495">
              <w:marLeft w:val="0"/>
              <w:marRight w:val="0"/>
              <w:marTop w:val="0"/>
              <w:marBottom w:val="0"/>
              <w:divBdr>
                <w:top w:val="none" w:sz="0" w:space="0" w:color="auto"/>
                <w:left w:val="none" w:sz="0" w:space="0" w:color="auto"/>
                <w:bottom w:val="none" w:sz="0" w:space="0" w:color="auto"/>
                <w:right w:val="none" w:sz="0" w:space="0" w:color="auto"/>
              </w:divBdr>
              <w:divsChild>
                <w:div w:id="747575860">
                  <w:marLeft w:val="0"/>
                  <w:marRight w:val="0"/>
                  <w:marTop w:val="0"/>
                  <w:marBottom w:val="0"/>
                  <w:divBdr>
                    <w:top w:val="none" w:sz="0" w:space="0" w:color="auto"/>
                    <w:left w:val="none" w:sz="0" w:space="0" w:color="auto"/>
                    <w:bottom w:val="none" w:sz="0" w:space="0" w:color="auto"/>
                    <w:right w:val="none" w:sz="0" w:space="0" w:color="auto"/>
                  </w:divBdr>
                  <w:divsChild>
                    <w:div w:id="991832091">
                      <w:marLeft w:val="0"/>
                      <w:marRight w:val="0"/>
                      <w:marTop w:val="0"/>
                      <w:marBottom w:val="0"/>
                      <w:divBdr>
                        <w:top w:val="none" w:sz="0" w:space="0" w:color="auto"/>
                        <w:left w:val="none" w:sz="0" w:space="0" w:color="auto"/>
                        <w:bottom w:val="none" w:sz="0" w:space="0" w:color="auto"/>
                        <w:right w:val="none" w:sz="0" w:space="0" w:color="auto"/>
                      </w:divBdr>
                      <w:divsChild>
                        <w:div w:id="101831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418224">
              <w:marLeft w:val="0"/>
              <w:marRight w:val="0"/>
              <w:marTop w:val="75"/>
              <w:marBottom w:val="0"/>
              <w:divBdr>
                <w:top w:val="none" w:sz="0" w:space="0" w:color="auto"/>
                <w:left w:val="none" w:sz="0" w:space="0" w:color="auto"/>
                <w:bottom w:val="none" w:sz="0" w:space="0" w:color="auto"/>
                <w:right w:val="none" w:sz="0" w:space="0" w:color="auto"/>
              </w:divBdr>
              <w:divsChild>
                <w:div w:id="364672868">
                  <w:marLeft w:val="0"/>
                  <w:marRight w:val="0"/>
                  <w:marTop w:val="0"/>
                  <w:marBottom w:val="0"/>
                  <w:divBdr>
                    <w:top w:val="none" w:sz="0" w:space="0" w:color="auto"/>
                    <w:left w:val="none" w:sz="0" w:space="0" w:color="auto"/>
                    <w:bottom w:val="none" w:sz="0" w:space="0" w:color="auto"/>
                    <w:right w:val="none" w:sz="0" w:space="0" w:color="auto"/>
                  </w:divBdr>
                  <w:divsChild>
                    <w:div w:id="1107239574">
                      <w:marLeft w:val="0"/>
                      <w:marRight w:val="0"/>
                      <w:marTop w:val="0"/>
                      <w:marBottom w:val="0"/>
                      <w:divBdr>
                        <w:top w:val="none" w:sz="0" w:space="0" w:color="auto"/>
                        <w:left w:val="none" w:sz="0" w:space="0" w:color="auto"/>
                        <w:bottom w:val="none" w:sz="0" w:space="0" w:color="auto"/>
                        <w:right w:val="none" w:sz="0" w:space="0" w:color="auto"/>
                      </w:divBdr>
                    </w:div>
                    <w:div w:id="1651248893">
                      <w:marLeft w:val="0"/>
                      <w:marRight w:val="0"/>
                      <w:marTop w:val="0"/>
                      <w:marBottom w:val="0"/>
                      <w:divBdr>
                        <w:top w:val="none" w:sz="0" w:space="0" w:color="auto"/>
                        <w:left w:val="none" w:sz="0" w:space="0" w:color="auto"/>
                        <w:bottom w:val="none" w:sz="0" w:space="0" w:color="auto"/>
                        <w:right w:val="none" w:sz="0" w:space="0" w:color="auto"/>
                      </w:divBdr>
                      <w:divsChild>
                        <w:div w:id="16432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69694">
          <w:marLeft w:val="0"/>
          <w:marRight w:val="0"/>
          <w:marTop w:val="0"/>
          <w:marBottom w:val="0"/>
          <w:divBdr>
            <w:top w:val="none" w:sz="0" w:space="0" w:color="auto"/>
            <w:left w:val="none" w:sz="0" w:space="0" w:color="auto"/>
            <w:bottom w:val="none" w:sz="0" w:space="0" w:color="auto"/>
            <w:right w:val="none" w:sz="0" w:space="0" w:color="auto"/>
          </w:divBdr>
          <w:divsChild>
            <w:div w:id="453721112">
              <w:marLeft w:val="0"/>
              <w:marRight w:val="0"/>
              <w:marTop w:val="0"/>
              <w:marBottom w:val="0"/>
              <w:divBdr>
                <w:top w:val="none" w:sz="0" w:space="0" w:color="auto"/>
                <w:left w:val="none" w:sz="0" w:space="0" w:color="auto"/>
                <w:bottom w:val="none" w:sz="0" w:space="0" w:color="auto"/>
                <w:right w:val="none" w:sz="0" w:space="0" w:color="auto"/>
              </w:divBdr>
              <w:divsChild>
                <w:div w:id="1708875780">
                  <w:marLeft w:val="0"/>
                  <w:marRight w:val="0"/>
                  <w:marTop w:val="0"/>
                  <w:marBottom w:val="0"/>
                  <w:divBdr>
                    <w:top w:val="none" w:sz="0" w:space="0" w:color="auto"/>
                    <w:left w:val="none" w:sz="0" w:space="0" w:color="auto"/>
                    <w:bottom w:val="none" w:sz="0" w:space="0" w:color="auto"/>
                    <w:right w:val="none" w:sz="0" w:space="0" w:color="auto"/>
                  </w:divBdr>
                  <w:divsChild>
                    <w:div w:id="369648656">
                      <w:marLeft w:val="0"/>
                      <w:marRight w:val="0"/>
                      <w:marTop w:val="0"/>
                      <w:marBottom w:val="0"/>
                      <w:divBdr>
                        <w:top w:val="none" w:sz="0" w:space="0" w:color="auto"/>
                        <w:left w:val="none" w:sz="0" w:space="0" w:color="auto"/>
                        <w:bottom w:val="none" w:sz="0" w:space="0" w:color="auto"/>
                        <w:right w:val="none" w:sz="0" w:space="0" w:color="auto"/>
                      </w:divBdr>
                      <w:divsChild>
                        <w:div w:id="163663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702619">
          <w:marLeft w:val="0"/>
          <w:marRight w:val="0"/>
          <w:marTop w:val="0"/>
          <w:marBottom w:val="0"/>
          <w:divBdr>
            <w:top w:val="none" w:sz="0" w:space="0" w:color="auto"/>
            <w:left w:val="none" w:sz="0" w:space="0" w:color="auto"/>
            <w:bottom w:val="none" w:sz="0" w:space="0" w:color="auto"/>
            <w:right w:val="none" w:sz="0" w:space="0" w:color="auto"/>
          </w:divBdr>
          <w:divsChild>
            <w:div w:id="891623765">
              <w:marLeft w:val="0"/>
              <w:marRight w:val="0"/>
              <w:marTop w:val="0"/>
              <w:marBottom w:val="0"/>
              <w:divBdr>
                <w:top w:val="none" w:sz="0" w:space="0" w:color="auto"/>
                <w:left w:val="none" w:sz="0" w:space="0" w:color="auto"/>
                <w:bottom w:val="none" w:sz="0" w:space="0" w:color="auto"/>
                <w:right w:val="none" w:sz="0" w:space="0" w:color="auto"/>
              </w:divBdr>
              <w:divsChild>
                <w:div w:id="1577787229">
                  <w:marLeft w:val="0"/>
                  <w:marRight w:val="0"/>
                  <w:marTop w:val="0"/>
                  <w:marBottom w:val="0"/>
                  <w:divBdr>
                    <w:top w:val="none" w:sz="0" w:space="0" w:color="auto"/>
                    <w:left w:val="none" w:sz="0" w:space="0" w:color="auto"/>
                    <w:bottom w:val="none" w:sz="0" w:space="0" w:color="auto"/>
                    <w:right w:val="none" w:sz="0" w:space="0" w:color="auto"/>
                  </w:divBdr>
                  <w:divsChild>
                    <w:div w:id="1249462967">
                      <w:marLeft w:val="0"/>
                      <w:marRight w:val="0"/>
                      <w:marTop w:val="0"/>
                      <w:marBottom w:val="0"/>
                      <w:divBdr>
                        <w:top w:val="none" w:sz="0" w:space="0" w:color="auto"/>
                        <w:left w:val="none" w:sz="0" w:space="0" w:color="auto"/>
                        <w:bottom w:val="none" w:sz="0" w:space="0" w:color="auto"/>
                        <w:right w:val="none" w:sz="0" w:space="0" w:color="auto"/>
                      </w:divBdr>
                      <w:divsChild>
                        <w:div w:id="17284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789800">
              <w:marLeft w:val="0"/>
              <w:marRight w:val="0"/>
              <w:marTop w:val="75"/>
              <w:marBottom w:val="0"/>
              <w:divBdr>
                <w:top w:val="none" w:sz="0" w:space="0" w:color="auto"/>
                <w:left w:val="none" w:sz="0" w:space="0" w:color="auto"/>
                <w:bottom w:val="none" w:sz="0" w:space="0" w:color="auto"/>
                <w:right w:val="none" w:sz="0" w:space="0" w:color="auto"/>
              </w:divBdr>
              <w:divsChild>
                <w:div w:id="2037533670">
                  <w:marLeft w:val="0"/>
                  <w:marRight w:val="0"/>
                  <w:marTop w:val="0"/>
                  <w:marBottom w:val="0"/>
                  <w:divBdr>
                    <w:top w:val="none" w:sz="0" w:space="0" w:color="auto"/>
                    <w:left w:val="none" w:sz="0" w:space="0" w:color="auto"/>
                    <w:bottom w:val="none" w:sz="0" w:space="0" w:color="auto"/>
                    <w:right w:val="none" w:sz="0" w:space="0" w:color="auto"/>
                  </w:divBdr>
                  <w:divsChild>
                    <w:div w:id="13525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95562">
          <w:marLeft w:val="0"/>
          <w:marRight w:val="0"/>
          <w:marTop w:val="0"/>
          <w:marBottom w:val="0"/>
          <w:divBdr>
            <w:top w:val="none" w:sz="0" w:space="0" w:color="auto"/>
            <w:left w:val="none" w:sz="0" w:space="0" w:color="auto"/>
            <w:bottom w:val="none" w:sz="0" w:space="0" w:color="auto"/>
            <w:right w:val="none" w:sz="0" w:space="0" w:color="auto"/>
          </w:divBdr>
          <w:divsChild>
            <w:div w:id="453671780">
              <w:marLeft w:val="0"/>
              <w:marRight w:val="0"/>
              <w:marTop w:val="0"/>
              <w:marBottom w:val="0"/>
              <w:divBdr>
                <w:top w:val="none" w:sz="0" w:space="0" w:color="auto"/>
                <w:left w:val="none" w:sz="0" w:space="0" w:color="auto"/>
                <w:bottom w:val="none" w:sz="0" w:space="0" w:color="auto"/>
                <w:right w:val="none" w:sz="0" w:space="0" w:color="auto"/>
              </w:divBdr>
              <w:divsChild>
                <w:div w:id="132791885">
                  <w:marLeft w:val="0"/>
                  <w:marRight w:val="0"/>
                  <w:marTop w:val="0"/>
                  <w:marBottom w:val="0"/>
                  <w:divBdr>
                    <w:top w:val="none" w:sz="0" w:space="0" w:color="auto"/>
                    <w:left w:val="none" w:sz="0" w:space="0" w:color="auto"/>
                    <w:bottom w:val="none" w:sz="0" w:space="0" w:color="auto"/>
                    <w:right w:val="none" w:sz="0" w:space="0" w:color="auto"/>
                  </w:divBdr>
                  <w:divsChild>
                    <w:div w:id="1270040631">
                      <w:marLeft w:val="0"/>
                      <w:marRight w:val="0"/>
                      <w:marTop w:val="0"/>
                      <w:marBottom w:val="0"/>
                      <w:divBdr>
                        <w:top w:val="none" w:sz="0" w:space="0" w:color="auto"/>
                        <w:left w:val="none" w:sz="0" w:space="0" w:color="auto"/>
                        <w:bottom w:val="none" w:sz="0" w:space="0" w:color="auto"/>
                        <w:right w:val="none" w:sz="0" w:space="0" w:color="auto"/>
                      </w:divBdr>
                      <w:divsChild>
                        <w:div w:id="7440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003446">
              <w:marLeft w:val="0"/>
              <w:marRight w:val="0"/>
              <w:marTop w:val="75"/>
              <w:marBottom w:val="0"/>
              <w:divBdr>
                <w:top w:val="none" w:sz="0" w:space="0" w:color="auto"/>
                <w:left w:val="none" w:sz="0" w:space="0" w:color="auto"/>
                <w:bottom w:val="none" w:sz="0" w:space="0" w:color="auto"/>
                <w:right w:val="none" w:sz="0" w:space="0" w:color="auto"/>
              </w:divBdr>
              <w:divsChild>
                <w:div w:id="4945161">
                  <w:marLeft w:val="0"/>
                  <w:marRight w:val="0"/>
                  <w:marTop w:val="0"/>
                  <w:marBottom w:val="0"/>
                  <w:divBdr>
                    <w:top w:val="none" w:sz="0" w:space="0" w:color="auto"/>
                    <w:left w:val="none" w:sz="0" w:space="0" w:color="auto"/>
                    <w:bottom w:val="none" w:sz="0" w:space="0" w:color="auto"/>
                    <w:right w:val="none" w:sz="0" w:space="0" w:color="auto"/>
                  </w:divBdr>
                  <w:divsChild>
                    <w:div w:id="172066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image" Target="media/image4.png"/><Relationship Id="rId23" Type="http://schemas.microsoft.com/office/2020/10/relationships/intelligence" Target="intelligence2.xml"/><Relationship Id="rId10" Type="http://schemas.microsoft.com/office/2016/09/relationships/commentsIds" Target="commentsIds.xml"/><Relationship Id="rId19" Type="http://schemas.openxmlformats.org/officeDocument/2006/relationships/hyperlink" Target="https://windsorstar.com/news/local-news/solid-waste-authority-pulling-in-crazy-big-bucks-on-recyclables" TargetMode="Externa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3c1e269-955c-4f7d-b11e-e81780149a84" xsi:nil="true"/>
    <lcf76f155ced4ddcb4097134ff3c332f xmlns="9a916489-07a6-46dd-ab81-f71f67753100">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03F06D21DE37248AC914B600C924F15" ma:contentTypeVersion="11" ma:contentTypeDescription="Create a new document." ma:contentTypeScope="" ma:versionID="450f6e1a90d606caf55dbeaaad7aff15">
  <xsd:schema xmlns:xsd="http://www.w3.org/2001/XMLSchema" xmlns:xs="http://www.w3.org/2001/XMLSchema" xmlns:p="http://schemas.microsoft.com/office/2006/metadata/properties" xmlns:ns2="9a916489-07a6-46dd-ab81-f71f67753100" xmlns:ns3="83c1e269-955c-4f7d-b11e-e81780149a84" targetNamespace="http://schemas.microsoft.com/office/2006/metadata/properties" ma:root="true" ma:fieldsID="78a3b9e3e251e5c59b2b427344c0fa50" ns2:_="" ns3:_="">
    <xsd:import namespace="9a916489-07a6-46dd-ab81-f71f67753100"/>
    <xsd:import namespace="83c1e269-955c-4f7d-b11e-e81780149a8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916489-07a6-46dd-ab81-f71f677531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7671ed6-f239-4445-b5db-c397f9a6d208"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c1e269-955c-4f7d-b11e-e81780149a8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c30d938-9057-47b0-85ff-2914dfa2e285}" ma:internalName="TaxCatchAll" ma:showField="CatchAllData" ma:web="83c1e269-955c-4f7d-b11e-e81780149a8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89927A-06BA-4375-91DC-29470258078C}">
  <ds:schemaRefs>
    <ds:schemaRef ds:uri="http://schemas.microsoft.com/office/2006/metadata/properties"/>
    <ds:schemaRef ds:uri="http://schemas.microsoft.com/office/infopath/2007/PartnerControls"/>
    <ds:schemaRef ds:uri="83c1e269-955c-4f7d-b11e-e81780149a84"/>
    <ds:schemaRef ds:uri="9a916489-07a6-46dd-ab81-f71f67753100"/>
  </ds:schemaRefs>
</ds:datastoreItem>
</file>

<file path=customXml/itemProps2.xml><?xml version="1.0" encoding="utf-8"?>
<ds:datastoreItem xmlns:ds="http://schemas.openxmlformats.org/officeDocument/2006/customXml" ds:itemID="{72FDB4D1-FF84-40C1-B773-3FC8D0EA00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916489-07a6-46dd-ab81-f71f67753100"/>
    <ds:schemaRef ds:uri="83c1e269-955c-4f7d-b11e-e81780149a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A3FCD7-0042-474F-83DE-36A95DA334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1990</Words>
  <Characters>11349</Characters>
  <Application>Microsoft Office Word</Application>
  <DocSecurity>4</DocSecurity>
  <Lines>94</Lines>
  <Paragraphs>26</Paragraphs>
  <ScaleCrop>false</ScaleCrop>
  <Company/>
  <LinksUpToDate>false</LinksUpToDate>
  <CharactersWithSpaces>13313</CharactersWithSpaces>
  <SharedDoc>false</SharedDoc>
  <HLinks>
    <vt:vector size="6" baseType="variant">
      <vt:variant>
        <vt:i4>6553654</vt:i4>
      </vt:variant>
      <vt:variant>
        <vt:i4>0</vt:i4>
      </vt:variant>
      <vt:variant>
        <vt:i4>0</vt:i4>
      </vt:variant>
      <vt:variant>
        <vt:i4>5</vt:i4>
      </vt:variant>
      <vt:variant>
        <vt:lpwstr>https://windsorstar.com/news/local-news/solid-waste-authority-pulling-in-crazy-big-bucks-on-recyclables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Arzitha Rachakonda</dc:creator>
  <cp:keywords/>
  <dc:description/>
  <cp:lastModifiedBy>Alejandro Rodriguez Orama</cp:lastModifiedBy>
  <cp:revision>399</cp:revision>
  <dcterms:created xsi:type="dcterms:W3CDTF">2023-07-04T23:44:00Z</dcterms:created>
  <dcterms:modified xsi:type="dcterms:W3CDTF">2023-07-20T22:18:00Z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0x010100B03F06D21DE37248AC914B600C924F15</vt:lpwstr>
  </property>
  <property fmtid="{D5CDD505-2E9C-101B-9397-08002B2CF9AE}" pid="3" name="MediaServiceImageTags">
    <vt:lpwstr/>
  </property>
</Properties>
</file>